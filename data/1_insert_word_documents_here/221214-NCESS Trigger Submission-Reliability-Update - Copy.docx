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dgm="http://schemas.openxmlformats.org/drawingml/2006/diagram" xmlns:pic="http://schemas.openxmlformats.org/drawingml/2006/picture" xmlns:c="http://schemas.openxmlformats.org/drawingml/2006/chart" mc:Ignorable="w14 w15 w16se w16cid w16 w16cex w16sdtdh wp14">
  <w:body>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284" w:type="dxa"/>
        </w:tblCellMar>
        <w:tblLook w:val="04A0" w:firstRow="1" w:lastRow="0" w:firstColumn="1" w:lastColumn="0" w:noHBand="0" w:noVBand="1"/>
      </w:tblPr>
      <w:tblGrid>
        <w:gridCol w:w="5935"/>
      </w:tblGrid>
      <w:tr w:rsidR="00AF3454" w:rsidTr="00633D7D" w14:paraId="7135F70E" w14:textId="77777777">
        <w:trPr>
          <w:trHeight w:val="3404"/>
        </w:trPr>
        <w:tc>
          <w:tcPr>
            <w:tcW w:w="5935" w:type="dxa"/>
            <w:vAlign w:val="bottom"/>
          </w:tcPr>
          <w:p w:rsidR="00AF3454" w:rsidP="00AF3454" w:rsidRDefault="00FF1CBF" w14:paraId="6BF6AC1E" w14:textId="7EDD97DD">
            <w:pPr>
              <w:pStyle w:val="Cover-Title"/>
            </w:pPr>
            <w:r>
              <w:t>N</w:t>
            </w:r>
            <w:bookmarkStart w:name="_Ref121240785" w:id="0"/>
            <w:bookmarkEnd w:id="0"/>
            <w:r>
              <w:t>on-Co-optimised Essential System Services Trigger Submission</w:t>
            </w:r>
          </w:p>
        </w:tc>
      </w:tr>
      <w:tr w:rsidR="00AF3454" w:rsidTr="00633D7D" w14:paraId="2CE21C39" w14:textId="77777777">
        <w:trPr>
          <w:trHeight w:val="1417"/>
        </w:trPr>
        <w:tc>
          <w:tcPr>
            <w:tcW w:w="5935" w:type="dxa"/>
          </w:tcPr>
          <w:p w:rsidR="00AF3454" w:rsidP="00633D7D" w:rsidRDefault="00D40816" w14:paraId="3E53B8B7" w14:textId="427ECB8D">
            <w:pPr>
              <w:pStyle w:val="Cover-Month"/>
            </w:pPr>
            <w:r>
              <w:t>December</w:t>
            </w:r>
            <w:r w:rsidR="00983EA7">
              <w:t xml:space="preserve"> </w:t>
            </w:r>
            <w:r w:rsidR="00FF1CBF">
              <w:t>2022</w:t>
            </w:r>
          </w:p>
        </w:tc>
      </w:tr>
      <w:tr w:rsidR="00AF3454" w:rsidTr="00633D7D" w14:paraId="57851D99" w14:textId="77777777">
        <w:trPr>
          <w:trHeight w:val="3226"/>
        </w:trPr>
        <w:tc>
          <w:tcPr>
            <w:tcW w:w="5935" w:type="dxa"/>
          </w:tcPr>
          <w:p w:rsidR="00AF3454" w:rsidP="00633D7D" w:rsidRDefault="002E0555" w14:paraId="79618514" w14:textId="6D9B11C9">
            <w:pPr>
              <w:pStyle w:val="Subtitle"/>
            </w:pPr>
            <w:r>
              <w:t>Reliability Service</w:t>
            </w:r>
          </w:p>
          <w:p w:rsidR="00633D7D" w:rsidP="00633D7D" w:rsidRDefault="00FF1CBF" w14:paraId="2D3B5052" w14:textId="5072F837">
            <w:pPr>
              <w:pStyle w:val="Cover-Scope"/>
            </w:pPr>
            <w:r>
              <w:t>A submission to the Coordinator of Energy</w:t>
            </w:r>
          </w:p>
        </w:tc>
      </w:tr>
    </w:tbl>
    <w:p w:rsidR="00AF3454" w:rsidP="00845F17" w:rsidRDefault="00AF3454" w14:paraId="28CD5F2F" w14:textId="77777777">
      <w:pPr>
        <w:pStyle w:val="BodyText"/>
      </w:pPr>
    </w:p>
    <w:p w:rsidR="00AF3454" w:rsidP="00845F17" w:rsidRDefault="00AF3454" w14:paraId="69C9576D" w14:textId="77777777">
      <w:pPr>
        <w:pStyle w:val="BodyText"/>
        <w:sectPr w:rsidR="00AF3454" w:rsidSect="00AE5141">
          <w:headerReference w:type="default" r:id="rId12"/>
          <w:pgSz w:w="11907" w:h="16840" w:code="9"/>
          <w:pgMar w:top="1985" w:right="907" w:bottom="1418" w:left="907" w:header="788" w:footer="471" w:gutter="0"/>
          <w:cols w:space="708"/>
          <w:docGrid w:linePitch="360"/>
        </w:sectPr>
      </w:pPr>
    </w:p>
    <w:p w:rsidR="00BF4A58" w:rsidP="00BF4A58" w:rsidRDefault="00BF4A58" w14:paraId="6C2BEA21" w14:textId="77777777">
      <w:pPr>
        <w:pStyle w:val="Heading-P2"/>
      </w:pPr>
      <w:r w:rsidRPr="003E241C">
        <w:t xml:space="preserve">Important </w:t>
      </w:r>
      <w:r w:rsidRPr="003E241C" w:rsidR="00977CF8">
        <w:t>notice</w:t>
      </w:r>
    </w:p>
    <w:p w:rsidR="00BF4A58" w:rsidP="00BF4A58" w:rsidRDefault="00BF4A58" w14:paraId="384C909B" w14:textId="3108E82E">
      <w:pPr>
        <w:pStyle w:val="ImportantNotice-Subheading"/>
      </w:pPr>
      <w:r>
        <w:t>Purpose</w:t>
      </w:r>
    </w:p>
    <w:p w:rsidR="00BF4A58" w:rsidP="2F8CBF30" w:rsidRDefault="00BF4A58" w14:paraId="6B603F87" w14:textId="3EE74403">
      <w:pPr>
        <w:pStyle w:val="ImportantNoticeBody"/>
      </w:pPr>
      <w:r>
        <w:t>AEMO has prepared this document under clause 3.11A.2A of the Wholesale Electricity Market Rules.</w:t>
      </w:r>
    </w:p>
    <w:p w:rsidR="00BF4A58" w:rsidP="00BF4A58" w:rsidRDefault="00BF4A58" w14:paraId="7694CAFB" w14:textId="2E34A0C5">
      <w:pPr>
        <w:pStyle w:val="ImportantNotice-Subheading"/>
      </w:pPr>
      <w:r>
        <w:t>Disclaimer</w:t>
      </w:r>
    </w:p>
    <w:p w:rsidR="00BF4A58" w:rsidP="00BF4A58" w:rsidRDefault="00BF4A58" w14:paraId="4C94B64B" w14:textId="12278159">
      <w:pPr>
        <w:pStyle w:val="ImportantNoticeBody"/>
      </w:pPr>
      <w:r>
        <w:t>This document or the information in it may be subsequently updated or amended. This document does not constitute legal or business advice, and should not be relied on as a substitute for obtaining detailed advice about the Wholesale Electricity Market Rules or any other applicable laws, procedures or policies. AEMO has made every effort to ensure the quality of the information in this document but cannot guarantee its accuracy or completeness.</w:t>
      </w:r>
    </w:p>
    <w:p w:rsidR="00BF4A58" w:rsidP="00BF4A58" w:rsidRDefault="00BF4A58" w14:paraId="002247BF" w14:textId="77777777">
      <w:pPr>
        <w:pStyle w:val="ImportantNoticeBody"/>
      </w:pPr>
      <w:r>
        <w:t>Accordingly, to the maximum extent permitted by law, AEMO and its officers, employees and consultants involved in the preparation of this document:</w:t>
      </w:r>
    </w:p>
    <w:p w:rsidR="00BF4A58" w:rsidP="006F41AA" w:rsidRDefault="00BF4A58" w14:paraId="3E271E76" w14:textId="77777777">
      <w:pPr>
        <w:pStyle w:val="ImportantNotice-Bullet"/>
      </w:pPr>
      <w:r>
        <w:t>make no representation or warranty, express or implied, as to the currency, accuracy, reliability or completeness of the information in this document; and</w:t>
      </w:r>
    </w:p>
    <w:p w:rsidR="00BF4A58" w:rsidP="00132AE8" w:rsidRDefault="00BF4A58" w14:paraId="7DC877EC" w14:textId="473ABB3D">
      <w:pPr>
        <w:pStyle w:val="ImportantNotice-Bullet"/>
      </w:pPr>
      <w:r>
        <w:t>are not liable (whether by reason of negligence or otherwise) for any statements or representations in this document, or any omissions from it, or for any use or reliance on the information in it.</w:t>
      </w:r>
    </w:p>
    <w:p w:rsidR="00BF4A58" w:rsidP="00BF4A58" w:rsidRDefault="00BF4A58" w14:paraId="0EAD85E9" w14:textId="77777777">
      <w:pPr>
        <w:pStyle w:val="ImportantNotice-VersionControl"/>
      </w:pPr>
      <w:r w:rsidRPr="002437B1">
        <w:t xml:space="preserve">Version </w:t>
      </w:r>
      <w:r w:rsidRPr="002437B1" w:rsidR="00977CF8">
        <w:t>control</w:t>
      </w:r>
    </w:p>
    <w:tbl>
      <w:tblPr>
        <w:tblStyle w:val="AEMO-Table1"/>
        <w:tblW w:w="0" w:type="auto"/>
        <w:tblLook w:val="0420" w:firstRow="1" w:lastRow="0" w:firstColumn="0" w:lastColumn="0" w:noHBand="0" w:noVBand="1"/>
      </w:tblPr>
      <w:tblGrid>
        <w:gridCol w:w="1276"/>
        <w:gridCol w:w="1701"/>
        <w:gridCol w:w="6889"/>
      </w:tblGrid>
      <w:tr w:rsidRPr="007C64CE" w:rsidR="00BF4A58" w:rsidTr="00977CF8" w14:paraId="7A4D5B1C" w14:textId="77777777">
        <w:trPr>
          <w:cnfStyle w:val="100000000000" w:firstRow="1" w:lastRow="0" w:firstColumn="0" w:lastColumn="0" w:oddVBand="0" w:evenVBand="0" w:oddHBand="0" w:evenHBand="0" w:firstRowFirstColumn="0" w:firstRowLastColumn="0" w:lastRowFirstColumn="0" w:lastRowLastColumn="0"/>
        </w:trPr>
        <w:tc>
          <w:tcPr>
            <w:tcW w:w="1276" w:type="dxa"/>
          </w:tcPr>
          <w:p w:rsidRPr="007C64CE" w:rsidR="00BF4A58" w:rsidP="00C303E0" w:rsidRDefault="00BF4A58" w14:paraId="31F6E1C9" w14:textId="77777777">
            <w:pPr>
              <w:pStyle w:val="TableText"/>
            </w:pPr>
            <w:r w:rsidRPr="007C64CE">
              <w:t>Version</w:t>
            </w:r>
          </w:p>
        </w:tc>
        <w:tc>
          <w:tcPr>
            <w:tcW w:w="1701" w:type="dxa"/>
          </w:tcPr>
          <w:p w:rsidRPr="007C64CE" w:rsidR="00BF4A58" w:rsidP="00C303E0" w:rsidRDefault="00BF4A58" w14:paraId="6740A0F4" w14:textId="77777777">
            <w:pPr>
              <w:pStyle w:val="TableText"/>
            </w:pPr>
            <w:r w:rsidRPr="007C64CE">
              <w:t>Release date</w:t>
            </w:r>
          </w:p>
        </w:tc>
        <w:tc>
          <w:tcPr>
            <w:tcW w:w="6889" w:type="dxa"/>
          </w:tcPr>
          <w:p w:rsidRPr="007C64CE" w:rsidR="00BF4A58" w:rsidP="00C303E0" w:rsidRDefault="00BF4A58" w14:paraId="356B8EAD" w14:textId="77777777">
            <w:pPr>
              <w:pStyle w:val="TableText"/>
            </w:pPr>
            <w:r w:rsidRPr="007C64CE">
              <w:t>Changes</w:t>
            </w:r>
          </w:p>
        </w:tc>
      </w:tr>
      <w:tr w:rsidRPr="007C64CE" w:rsidR="00BF4A58" w:rsidTr="00977CF8" w14:paraId="6ADC8986" w14:textId="77777777">
        <w:tc>
          <w:tcPr>
            <w:tcW w:w="1276" w:type="dxa"/>
          </w:tcPr>
          <w:p w:rsidRPr="008C5C37" w:rsidR="00BF4A58" w:rsidP="00C303E0" w:rsidRDefault="00231674" w14:paraId="04AD4054" w14:textId="771AB369">
            <w:pPr>
              <w:pStyle w:val="TableText"/>
              <w:tabs>
                <w:tab w:val="clear" w:pos="1980"/>
              </w:tabs>
            </w:pPr>
            <w:r w:rsidRPr="008C5C37">
              <w:t>1</w:t>
            </w:r>
          </w:p>
        </w:tc>
        <w:tc>
          <w:tcPr>
            <w:tcW w:w="1701" w:type="dxa"/>
          </w:tcPr>
          <w:p w:rsidRPr="008C5C37" w:rsidR="00BF4A58" w:rsidP="00C303E0" w:rsidRDefault="00015044" w14:paraId="05899370" w14:textId="2664D89F">
            <w:pPr>
              <w:pStyle w:val="TableText"/>
              <w:tabs>
                <w:tab w:val="clear" w:pos="1980"/>
              </w:tabs>
            </w:pPr>
            <w:r w:rsidRPr="008C5C37">
              <w:t>9</w:t>
            </w:r>
            <w:r w:rsidRPr="008C5C37" w:rsidR="00AB5224">
              <w:t>/</w:t>
            </w:r>
            <w:r w:rsidRPr="008C5C37" w:rsidR="00210343">
              <w:t>1</w:t>
            </w:r>
            <w:r w:rsidRPr="008C5C37" w:rsidR="00266FED">
              <w:t>2</w:t>
            </w:r>
            <w:r w:rsidRPr="008C5C37" w:rsidR="00AB5224">
              <w:t>/2022</w:t>
            </w:r>
          </w:p>
        </w:tc>
        <w:tc>
          <w:tcPr>
            <w:tcW w:w="6889" w:type="dxa"/>
          </w:tcPr>
          <w:p w:rsidRPr="007C64CE" w:rsidR="00BF4A58" w:rsidP="00C303E0" w:rsidRDefault="00AB5224" w14:paraId="09E9D6A7" w14:textId="06D895D7">
            <w:pPr>
              <w:pStyle w:val="TableText"/>
              <w:tabs>
                <w:tab w:val="clear" w:pos="1980"/>
              </w:tabs>
            </w:pPr>
            <w:r>
              <w:t>First issue</w:t>
            </w:r>
          </w:p>
        </w:tc>
      </w:tr>
    </w:tbl>
    <w:p w:rsidR="00871CB8" w:rsidP="00845F17" w:rsidRDefault="00871CB8" w14:paraId="755CC727" w14:textId="77777777">
      <w:pPr>
        <w:pStyle w:val="BodyText"/>
        <w:sectPr w:rsidR="00871CB8" w:rsidSect="00AE5141">
          <w:headerReference w:type="default" r:id="rId13"/>
          <w:footerReference w:type="default" r:id="rId14"/>
          <w:pgSz w:w="11907" w:h="16840" w:code="9"/>
          <w:pgMar w:top="1985" w:right="907" w:bottom="1418" w:left="907" w:header="788" w:footer="471" w:gutter="0"/>
          <w:cols w:space="708"/>
          <w:docGrid w:linePitch="360"/>
        </w:sectPr>
      </w:pPr>
    </w:p>
    <w:p w:rsidRPr="007C5294" w:rsidR="009C3524" w:rsidP="00F47F08" w:rsidRDefault="007C5294" w14:paraId="03510D0C" w14:textId="77777777">
      <w:pPr>
        <w:pStyle w:val="TOCHeading"/>
        <w:spacing w:before="0"/>
      </w:pPr>
      <w:r w:rsidRPr="007C5294">
        <w:t>Contents</w:t>
      </w:r>
    </w:p>
    <w:p w:rsidR="003F26FA" w:rsidRDefault="00BC2FA7" w14:paraId="1EF0BE55" w14:textId="6C44A676">
      <w:pPr>
        <w:pStyle w:val="TOC1"/>
        <w:rPr>
          <w:rFonts w:hint="eastAsia" w:asciiTheme="minorHAnsi" w:hAnsiTheme="minorHAnsi" w:eastAsiaTheme="minorEastAsia" w:cstheme="minorBidi"/>
          <w:bCs w:val="0"/>
          <w:color w:val="auto"/>
          <w:sz w:val="22"/>
          <w:szCs w:val="22"/>
          <w:lang w:val="en-AU" w:eastAsia="en-AU"/>
        </w:rPr>
      </w:pPr>
      <w:r>
        <w:rPr>
          <w:color w:val="auto"/>
        </w:rPr>
        <w:fldChar w:fldCharType="begin"/>
      </w:r>
      <w:r>
        <w:rPr>
          <w:color w:val="auto"/>
        </w:rPr>
        <w:instrText xml:space="preserve"> TOC \o "1-2" \h \z \t "Heading - No number,1" </w:instrText>
      </w:r>
      <w:r>
        <w:rPr>
          <w:color w:val="auto"/>
        </w:rPr>
        <w:fldChar w:fldCharType="separate"/>
      </w:r>
      <w:r w:rsidR="00297EC2">
        <w:fldChar w:fldCharType="begin"/>
      </w:r>
      <w:r w:rsidR="00297EC2">
        <w:instrText>HYPERLINK \l "_Toc121333350"</w:instrText>
      </w:r>
      <w:ins w:author="Kate Ryan" w:date="2022-12-14T21:59:00Z" w:id="1"/>
      <w:r w:rsidR="00297EC2">
        <w:fldChar w:fldCharType="separate"/>
      </w:r>
      <w:r w:rsidRPr="009E2F7A" w:rsidR="003F26FA">
        <w:rPr>
          <w:rStyle w:val="Hyperlink"/>
        </w:rPr>
        <w:t>1</w:t>
      </w:r>
      <w:r w:rsidR="003F26FA">
        <w:rPr>
          <w:rFonts w:asciiTheme="minorHAnsi" w:hAnsiTheme="minorHAnsi" w:eastAsiaTheme="minorEastAsia" w:cstheme="minorBidi"/>
          <w:bCs w:val="0"/>
          <w:color w:val="auto"/>
          <w:sz w:val="22"/>
          <w:szCs w:val="22"/>
          <w:lang w:val="en-AU" w:eastAsia="en-AU"/>
        </w:rPr>
        <w:tab/>
      </w:r>
      <w:r w:rsidRPr="009E2F7A" w:rsidR="003F26FA">
        <w:rPr>
          <w:rStyle w:val="Hyperlink"/>
        </w:rPr>
        <w:t>Reliability service</w:t>
      </w:r>
      <w:r w:rsidR="003F26FA">
        <w:rPr>
          <w:webHidden/>
        </w:rPr>
        <w:tab/>
      </w:r>
      <w:r w:rsidR="003F26FA">
        <w:rPr>
          <w:webHidden/>
        </w:rPr>
        <w:fldChar w:fldCharType="begin"/>
      </w:r>
      <w:r w:rsidR="003F26FA">
        <w:rPr>
          <w:webHidden/>
        </w:rPr>
        <w:instrText xml:space="preserve"> PAGEREF _Toc121333350 \h </w:instrText>
      </w:r>
      <w:r w:rsidR="003F26FA">
        <w:rPr>
          <w:webHidden/>
        </w:rPr>
      </w:r>
      <w:r w:rsidR="003F26FA">
        <w:rPr>
          <w:webHidden/>
        </w:rPr>
        <w:fldChar w:fldCharType="separate"/>
      </w:r>
      <w:r w:rsidR="007D383F">
        <w:rPr>
          <w:webHidden/>
        </w:rPr>
        <w:t>4</w:t>
      </w:r>
      <w:r w:rsidR="003F26FA">
        <w:rPr>
          <w:webHidden/>
        </w:rPr>
        <w:fldChar w:fldCharType="end"/>
      </w:r>
      <w:r w:rsidR="00297EC2">
        <w:fldChar w:fldCharType="end"/>
      </w:r>
    </w:p>
    <w:p w:rsidR="003F26FA" w:rsidRDefault="00297EC2" w14:paraId="14C283D9" w14:textId="13F3762E">
      <w:pPr>
        <w:pStyle w:val="TOC2"/>
        <w:rPr>
          <w:rFonts w:hint="eastAsia" w:asciiTheme="minorHAnsi" w:hAnsiTheme="minorHAnsi" w:cstheme="minorBidi"/>
          <w:color w:val="auto"/>
          <w:sz w:val="22"/>
          <w:lang w:val="en-AU" w:eastAsia="en-AU"/>
        </w:rPr>
      </w:pPr>
      <w:r>
        <w:fldChar w:fldCharType="begin"/>
      </w:r>
      <w:r>
        <w:instrText>HYPERLINK \l "_Toc121333351"</w:instrText>
      </w:r>
      <w:ins w:author="Kate Ryan" w:date="2022-12-14T21:59:00Z" w:id="2"/>
      <w:r>
        <w:fldChar w:fldCharType="separate"/>
      </w:r>
      <w:r w:rsidRPr="009E2F7A" w:rsidR="003F26FA">
        <w:rPr>
          <w:rStyle w:val="Hyperlink"/>
        </w:rPr>
        <w:t>1.1</w:t>
      </w:r>
      <w:r w:rsidR="003F26FA">
        <w:rPr>
          <w:rFonts w:asciiTheme="minorHAnsi" w:hAnsiTheme="minorHAnsi" w:cstheme="minorBidi"/>
          <w:color w:val="auto"/>
          <w:sz w:val="22"/>
          <w:lang w:val="en-AU" w:eastAsia="en-AU"/>
        </w:rPr>
        <w:tab/>
      </w:r>
      <w:r w:rsidRPr="009E2F7A" w:rsidR="003F26FA">
        <w:rPr>
          <w:rStyle w:val="Hyperlink"/>
        </w:rPr>
        <w:t>Proposal</w:t>
      </w:r>
      <w:r w:rsidR="003F26FA">
        <w:rPr>
          <w:webHidden/>
        </w:rPr>
        <w:tab/>
      </w:r>
      <w:r w:rsidR="003F26FA">
        <w:rPr>
          <w:webHidden/>
        </w:rPr>
        <w:fldChar w:fldCharType="begin"/>
      </w:r>
      <w:r w:rsidR="003F26FA">
        <w:rPr>
          <w:webHidden/>
        </w:rPr>
        <w:instrText xml:space="preserve"> PAGEREF _Toc121333351 \h </w:instrText>
      </w:r>
      <w:r w:rsidR="003F26FA">
        <w:rPr>
          <w:webHidden/>
        </w:rPr>
      </w:r>
      <w:r w:rsidR="003F26FA">
        <w:rPr>
          <w:webHidden/>
        </w:rPr>
        <w:fldChar w:fldCharType="separate"/>
      </w:r>
      <w:r w:rsidR="007D383F">
        <w:rPr>
          <w:webHidden/>
        </w:rPr>
        <w:t>4</w:t>
      </w:r>
      <w:r w:rsidR="003F26FA">
        <w:rPr>
          <w:webHidden/>
        </w:rPr>
        <w:fldChar w:fldCharType="end"/>
      </w:r>
      <w:r>
        <w:fldChar w:fldCharType="end"/>
      </w:r>
    </w:p>
    <w:p w:rsidR="003F26FA" w:rsidRDefault="00297EC2" w14:paraId="0548C6F5" w14:textId="4F6670B2">
      <w:pPr>
        <w:pStyle w:val="TOC2"/>
        <w:rPr>
          <w:rFonts w:hint="eastAsia" w:asciiTheme="minorHAnsi" w:hAnsiTheme="minorHAnsi" w:cstheme="minorBidi"/>
          <w:color w:val="auto"/>
          <w:sz w:val="22"/>
          <w:lang w:val="en-AU" w:eastAsia="en-AU"/>
        </w:rPr>
      </w:pPr>
      <w:r>
        <w:fldChar w:fldCharType="begin"/>
      </w:r>
      <w:r>
        <w:instrText>HYPERLINK \l "_Toc121333352"</w:instrText>
      </w:r>
      <w:ins w:author="Kate Ryan" w:date="2022-12-14T21:59:00Z" w:id="3"/>
      <w:r>
        <w:fldChar w:fldCharType="separate"/>
      </w:r>
      <w:r w:rsidRPr="009E2F7A" w:rsidR="003F26FA">
        <w:rPr>
          <w:rStyle w:val="Hyperlink"/>
        </w:rPr>
        <w:t>1.2</w:t>
      </w:r>
      <w:r w:rsidR="003F26FA">
        <w:rPr>
          <w:rFonts w:asciiTheme="minorHAnsi" w:hAnsiTheme="minorHAnsi" w:cstheme="minorBidi"/>
          <w:color w:val="auto"/>
          <w:sz w:val="22"/>
          <w:lang w:val="en-AU" w:eastAsia="en-AU"/>
        </w:rPr>
        <w:tab/>
      </w:r>
      <w:r w:rsidRPr="009E2F7A" w:rsidR="003F26FA">
        <w:rPr>
          <w:rStyle w:val="Hyperlink"/>
        </w:rPr>
        <w:t>Trigger</w:t>
      </w:r>
      <w:r w:rsidR="003F26FA">
        <w:rPr>
          <w:webHidden/>
        </w:rPr>
        <w:tab/>
      </w:r>
      <w:r w:rsidR="003F26FA">
        <w:rPr>
          <w:webHidden/>
        </w:rPr>
        <w:fldChar w:fldCharType="begin"/>
      </w:r>
      <w:r w:rsidR="003F26FA">
        <w:rPr>
          <w:webHidden/>
        </w:rPr>
        <w:instrText xml:space="preserve"> PAGEREF _Toc121333352 \h </w:instrText>
      </w:r>
      <w:r w:rsidR="003F26FA">
        <w:rPr>
          <w:webHidden/>
        </w:rPr>
      </w:r>
      <w:r w:rsidR="003F26FA">
        <w:rPr>
          <w:webHidden/>
        </w:rPr>
        <w:fldChar w:fldCharType="separate"/>
      </w:r>
      <w:r w:rsidR="007D383F">
        <w:rPr>
          <w:webHidden/>
        </w:rPr>
        <w:t>4</w:t>
      </w:r>
      <w:r w:rsidR="003F26FA">
        <w:rPr>
          <w:webHidden/>
        </w:rPr>
        <w:fldChar w:fldCharType="end"/>
      </w:r>
      <w:r>
        <w:fldChar w:fldCharType="end"/>
      </w:r>
    </w:p>
    <w:p w:rsidR="003F26FA" w:rsidRDefault="00297EC2" w14:paraId="540559CA" w14:textId="5DF80724">
      <w:pPr>
        <w:pStyle w:val="TOC2"/>
        <w:rPr>
          <w:rFonts w:hint="eastAsia" w:asciiTheme="minorHAnsi" w:hAnsiTheme="minorHAnsi" w:cstheme="minorBidi"/>
          <w:color w:val="auto"/>
          <w:sz w:val="22"/>
          <w:lang w:val="en-AU" w:eastAsia="en-AU"/>
        </w:rPr>
      </w:pPr>
      <w:r>
        <w:fldChar w:fldCharType="begin"/>
      </w:r>
      <w:r>
        <w:instrText>HYPERLINK \l "_Toc121333353"</w:instrText>
      </w:r>
      <w:ins w:author="Kate Ryan" w:date="2022-12-14T21:59:00Z" w:id="4"/>
      <w:r>
        <w:fldChar w:fldCharType="separate"/>
      </w:r>
      <w:r w:rsidRPr="009E2F7A" w:rsidR="003F26FA">
        <w:rPr>
          <w:rStyle w:val="Hyperlink"/>
        </w:rPr>
        <w:t>1.3</w:t>
      </w:r>
      <w:r w:rsidR="003F26FA">
        <w:rPr>
          <w:rFonts w:asciiTheme="minorHAnsi" w:hAnsiTheme="minorHAnsi" w:cstheme="minorBidi"/>
          <w:color w:val="auto"/>
          <w:sz w:val="22"/>
          <w:lang w:val="en-AU" w:eastAsia="en-AU"/>
        </w:rPr>
        <w:tab/>
      </w:r>
      <w:r w:rsidRPr="009E2F7A" w:rsidR="003F26FA">
        <w:rPr>
          <w:rStyle w:val="Hyperlink"/>
        </w:rPr>
        <w:t>Background</w:t>
      </w:r>
      <w:r w:rsidR="003F26FA">
        <w:rPr>
          <w:webHidden/>
        </w:rPr>
        <w:tab/>
      </w:r>
      <w:r w:rsidR="003F26FA">
        <w:rPr>
          <w:webHidden/>
        </w:rPr>
        <w:fldChar w:fldCharType="begin"/>
      </w:r>
      <w:r w:rsidR="003F26FA">
        <w:rPr>
          <w:webHidden/>
        </w:rPr>
        <w:instrText xml:space="preserve"> PAGEREF _Toc121333353 \h </w:instrText>
      </w:r>
      <w:r w:rsidR="003F26FA">
        <w:rPr>
          <w:webHidden/>
        </w:rPr>
      </w:r>
      <w:r w:rsidR="003F26FA">
        <w:rPr>
          <w:webHidden/>
        </w:rPr>
        <w:fldChar w:fldCharType="separate"/>
      </w:r>
      <w:r w:rsidR="007D383F">
        <w:rPr>
          <w:webHidden/>
        </w:rPr>
        <w:t>5</w:t>
      </w:r>
      <w:r w:rsidR="003F26FA">
        <w:rPr>
          <w:webHidden/>
        </w:rPr>
        <w:fldChar w:fldCharType="end"/>
      </w:r>
      <w:r>
        <w:fldChar w:fldCharType="end"/>
      </w:r>
    </w:p>
    <w:p w:rsidR="003F26FA" w:rsidRDefault="00297EC2" w14:paraId="6C528617" w14:textId="3A3139E9">
      <w:pPr>
        <w:pStyle w:val="TOC2"/>
        <w:rPr>
          <w:rFonts w:hint="eastAsia" w:asciiTheme="minorHAnsi" w:hAnsiTheme="minorHAnsi" w:cstheme="minorBidi"/>
          <w:color w:val="auto"/>
          <w:sz w:val="22"/>
          <w:lang w:val="en-AU" w:eastAsia="en-AU"/>
        </w:rPr>
      </w:pPr>
      <w:r>
        <w:fldChar w:fldCharType="begin"/>
      </w:r>
      <w:r>
        <w:instrText>HYPERLINK \l "_Toc121333354"</w:instrText>
      </w:r>
      <w:ins w:author="Kate Ryan" w:date="2022-12-14T21:59:00Z" w:id="5"/>
      <w:r>
        <w:fldChar w:fldCharType="separate"/>
      </w:r>
      <w:r w:rsidRPr="009E2F7A" w:rsidR="003F26FA">
        <w:rPr>
          <w:rStyle w:val="Hyperlink"/>
        </w:rPr>
        <w:t>1.4</w:t>
      </w:r>
      <w:r w:rsidR="003F26FA">
        <w:rPr>
          <w:rFonts w:asciiTheme="minorHAnsi" w:hAnsiTheme="minorHAnsi" w:cstheme="minorBidi"/>
          <w:color w:val="auto"/>
          <w:sz w:val="22"/>
          <w:lang w:val="en-AU" w:eastAsia="en-AU"/>
        </w:rPr>
        <w:tab/>
      </w:r>
      <w:r w:rsidRPr="009E2F7A" w:rsidR="003F26FA">
        <w:rPr>
          <w:rStyle w:val="Hyperlink"/>
        </w:rPr>
        <w:t>Services required</w:t>
      </w:r>
      <w:r w:rsidR="003F26FA">
        <w:rPr>
          <w:webHidden/>
        </w:rPr>
        <w:tab/>
      </w:r>
      <w:r w:rsidR="003F26FA">
        <w:rPr>
          <w:webHidden/>
        </w:rPr>
        <w:fldChar w:fldCharType="begin"/>
      </w:r>
      <w:r w:rsidR="003F26FA">
        <w:rPr>
          <w:webHidden/>
        </w:rPr>
        <w:instrText xml:space="preserve"> PAGEREF _Toc121333354 \h </w:instrText>
      </w:r>
      <w:r w:rsidR="003F26FA">
        <w:rPr>
          <w:webHidden/>
        </w:rPr>
      </w:r>
      <w:r w:rsidR="003F26FA">
        <w:rPr>
          <w:webHidden/>
        </w:rPr>
        <w:fldChar w:fldCharType="separate"/>
      </w:r>
      <w:r w:rsidR="007D383F">
        <w:rPr>
          <w:webHidden/>
        </w:rPr>
        <w:t>5</w:t>
      </w:r>
      <w:r w:rsidR="003F26FA">
        <w:rPr>
          <w:webHidden/>
        </w:rPr>
        <w:fldChar w:fldCharType="end"/>
      </w:r>
      <w:r>
        <w:fldChar w:fldCharType="end"/>
      </w:r>
    </w:p>
    <w:p w:rsidR="003F26FA" w:rsidRDefault="00297EC2" w14:paraId="34EF1180" w14:textId="5629E2B0">
      <w:pPr>
        <w:pStyle w:val="TOC2"/>
        <w:rPr>
          <w:rFonts w:hint="eastAsia" w:asciiTheme="minorHAnsi" w:hAnsiTheme="minorHAnsi" w:cstheme="minorBidi"/>
          <w:color w:val="auto"/>
          <w:sz w:val="22"/>
          <w:lang w:val="en-AU" w:eastAsia="en-AU"/>
        </w:rPr>
      </w:pPr>
      <w:r>
        <w:fldChar w:fldCharType="begin"/>
      </w:r>
      <w:r>
        <w:instrText>HYPERLINK \l "_Toc121333355"</w:instrText>
      </w:r>
      <w:ins w:author="Kate Ryan" w:date="2022-12-14T21:59:00Z" w:id="6"/>
      <w:r>
        <w:fldChar w:fldCharType="separate"/>
      </w:r>
      <w:r w:rsidRPr="009E2F7A" w:rsidR="003F26FA">
        <w:rPr>
          <w:rStyle w:val="Hyperlink"/>
        </w:rPr>
        <w:t>1.5</w:t>
      </w:r>
      <w:r w:rsidR="003F26FA">
        <w:rPr>
          <w:rFonts w:asciiTheme="minorHAnsi" w:hAnsiTheme="minorHAnsi" w:cstheme="minorBidi"/>
          <w:color w:val="auto"/>
          <w:sz w:val="22"/>
          <w:lang w:val="en-AU" w:eastAsia="en-AU"/>
        </w:rPr>
        <w:tab/>
      </w:r>
      <w:r w:rsidRPr="009E2F7A" w:rsidR="003F26FA">
        <w:rPr>
          <w:rStyle w:val="Hyperlink"/>
        </w:rPr>
        <w:t>Analysis</w:t>
      </w:r>
      <w:r w:rsidR="003F26FA">
        <w:rPr>
          <w:webHidden/>
        </w:rPr>
        <w:tab/>
      </w:r>
      <w:r w:rsidR="003F26FA">
        <w:rPr>
          <w:webHidden/>
        </w:rPr>
        <w:fldChar w:fldCharType="begin"/>
      </w:r>
      <w:r w:rsidR="003F26FA">
        <w:rPr>
          <w:webHidden/>
        </w:rPr>
        <w:instrText xml:space="preserve"> PAGEREF _Toc121333355 \h </w:instrText>
      </w:r>
      <w:r w:rsidR="003F26FA">
        <w:rPr>
          <w:webHidden/>
        </w:rPr>
      </w:r>
      <w:r w:rsidR="003F26FA">
        <w:rPr>
          <w:webHidden/>
        </w:rPr>
        <w:fldChar w:fldCharType="separate"/>
      </w:r>
      <w:r w:rsidR="007D383F">
        <w:rPr>
          <w:webHidden/>
        </w:rPr>
        <w:t>7</w:t>
      </w:r>
      <w:r w:rsidR="003F26FA">
        <w:rPr>
          <w:webHidden/>
        </w:rPr>
        <w:fldChar w:fldCharType="end"/>
      </w:r>
      <w:r>
        <w:fldChar w:fldCharType="end"/>
      </w:r>
    </w:p>
    <w:p w:rsidR="003F26FA" w:rsidRDefault="00297EC2" w14:paraId="527F19C4" w14:textId="2F3159E2">
      <w:pPr>
        <w:pStyle w:val="TOC2"/>
        <w:rPr>
          <w:rFonts w:hint="eastAsia" w:asciiTheme="minorHAnsi" w:hAnsiTheme="minorHAnsi" w:cstheme="minorBidi"/>
          <w:color w:val="auto"/>
          <w:sz w:val="22"/>
          <w:lang w:val="en-AU" w:eastAsia="en-AU"/>
        </w:rPr>
      </w:pPr>
      <w:r>
        <w:fldChar w:fldCharType="begin"/>
      </w:r>
      <w:r>
        <w:instrText>HYPERLINK \l "_Toc121333356"</w:instrText>
      </w:r>
      <w:ins w:author="Kate Ryan" w:date="2022-12-14T21:59:00Z" w:id="7"/>
      <w:r>
        <w:fldChar w:fldCharType="separate"/>
      </w:r>
      <w:r w:rsidRPr="009E2F7A" w:rsidR="003F26FA">
        <w:rPr>
          <w:rStyle w:val="Hyperlink"/>
        </w:rPr>
        <w:t>1.6</w:t>
      </w:r>
      <w:r w:rsidR="003F26FA">
        <w:rPr>
          <w:rFonts w:asciiTheme="minorHAnsi" w:hAnsiTheme="minorHAnsi" w:cstheme="minorBidi"/>
          <w:color w:val="auto"/>
          <w:sz w:val="22"/>
          <w:lang w:val="en-AU" w:eastAsia="en-AU"/>
        </w:rPr>
        <w:tab/>
      </w:r>
      <w:r w:rsidRPr="009E2F7A" w:rsidR="003F26FA">
        <w:rPr>
          <w:rStyle w:val="Hyperlink"/>
        </w:rPr>
        <w:t>Other Factors for Consideration</w:t>
      </w:r>
      <w:r w:rsidR="003F26FA">
        <w:rPr>
          <w:webHidden/>
        </w:rPr>
        <w:tab/>
      </w:r>
      <w:r w:rsidR="003F26FA">
        <w:rPr>
          <w:webHidden/>
        </w:rPr>
        <w:fldChar w:fldCharType="begin"/>
      </w:r>
      <w:r w:rsidR="003F26FA">
        <w:rPr>
          <w:webHidden/>
        </w:rPr>
        <w:instrText xml:space="preserve"> PAGEREF _Toc121333356 \h </w:instrText>
      </w:r>
      <w:r w:rsidR="003F26FA">
        <w:rPr>
          <w:webHidden/>
        </w:rPr>
      </w:r>
      <w:r w:rsidR="003F26FA">
        <w:rPr>
          <w:webHidden/>
        </w:rPr>
        <w:fldChar w:fldCharType="separate"/>
      </w:r>
      <w:r w:rsidR="007D383F">
        <w:rPr>
          <w:webHidden/>
        </w:rPr>
        <w:t>11</w:t>
      </w:r>
      <w:r w:rsidR="003F26FA">
        <w:rPr>
          <w:webHidden/>
        </w:rPr>
        <w:fldChar w:fldCharType="end"/>
      </w:r>
      <w:r>
        <w:fldChar w:fldCharType="end"/>
      </w:r>
    </w:p>
    <w:p w:rsidR="003F26FA" w:rsidRDefault="00297EC2" w14:paraId="710C4BDE" w14:textId="6A5F6A29">
      <w:pPr>
        <w:pStyle w:val="TOC1"/>
        <w:rPr>
          <w:rFonts w:hint="eastAsia" w:asciiTheme="minorHAnsi" w:hAnsiTheme="minorHAnsi" w:eastAsiaTheme="minorEastAsia" w:cstheme="minorBidi"/>
          <w:bCs w:val="0"/>
          <w:color w:val="auto"/>
          <w:sz w:val="22"/>
          <w:szCs w:val="22"/>
          <w:lang w:val="en-AU" w:eastAsia="en-AU"/>
        </w:rPr>
      </w:pPr>
      <w:r>
        <w:fldChar w:fldCharType="begin"/>
      </w:r>
      <w:r>
        <w:instrText>HYPERLINK \l "_Toc121333357"</w:instrText>
      </w:r>
      <w:ins w:author="Kate Ryan" w:date="2022-12-14T21:59:00Z" w:id="8"/>
      <w:r>
        <w:fldChar w:fldCharType="separate"/>
      </w:r>
      <w:r w:rsidRPr="009E2F7A" w:rsidR="003F26FA">
        <w:rPr>
          <w:rStyle w:val="Hyperlink"/>
        </w:rPr>
        <w:t>A1.</w:t>
      </w:r>
      <w:r w:rsidR="003F26FA">
        <w:rPr>
          <w:rFonts w:asciiTheme="minorHAnsi" w:hAnsiTheme="minorHAnsi" w:eastAsiaTheme="minorEastAsia" w:cstheme="minorBidi"/>
          <w:bCs w:val="0"/>
          <w:color w:val="auto"/>
          <w:sz w:val="22"/>
          <w:szCs w:val="22"/>
          <w:lang w:val="en-AU" w:eastAsia="en-AU"/>
        </w:rPr>
        <w:tab/>
      </w:r>
      <w:r w:rsidRPr="009E2F7A" w:rsidR="003F26FA">
        <w:rPr>
          <w:rStyle w:val="Hyperlink"/>
        </w:rPr>
        <w:t>Operational Demand vs System Load</w:t>
      </w:r>
      <w:r w:rsidR="003F26FA">
        <w:rPr>
          <w:webHidden/>
        </w:rPr>
        <w:tab/>
      </w:r>
      <w:r w:rsidR="003F26FA">
        <w:rPr>
          <w:webHidden/>
        </w:rPr>
        <w:fldChar w:fldCharType="begin"/>
      </w:r>
      <w:r w:rsidR="003F26FA">
        <w:rPr>
          <w:webHidden/>
        </w:rPr>
        <w:instrText xml:space="preserve"> PAGEREF _Toc121333357 \h </w:instrText>
      </w:r>
      <w:r w:rsidR="003F26FA">
        <w:rPr>
          <w:webHidden/>
        </w:rPr>
      </w:r>
      <w:r w:rsidR="003F26FA">
        <w:rPr>
          <w:webHidden/>
        </w:rPr>
        <w:fldChar w:fldCharType="separate"/>
      </w:r>
      <w:ins w:author="Kate Ryan" w:date="2022-12-14T21:59:00Z" w:id="9">
        <w:r w:rsidR="007D383F">
          <w:rPr>
            <w:webHidden/>
          </w:rPr>
          <w:t>12</w:t>
        </w:r>
      </w:ins>
      <w:del w:author="Kate Ryan" w:date="2022-12-14T21:59:00Z" w:id="10">
        <w:r w:rsidDel="007D383F" w:rsidR="00335CE1">
          <w:rPr>
            <w:webHidden/>
          </w:rPr>
          <w:delText>13</w:delText>
        </w:r>
      </w:del>
      <w:r w:rsidR="003F26FA">
        <w:rPr>
          <w:webHidden/>
        </w:rPr>
        <w:fldChar w:fldCharType="end"/>
      </w:r>
      <w:r>
        <w:fldChar w:fldCharType="end"/>
      </w:r>
    </w:p>
    <w:p w:rsidR="003F26FA" w:rsidRDefault="00297EC2" w14:paraId="7FC7716A" w14:textId="1F3652D6">
      <w:pPr>
        <w:pStyle w:val="TOC1"/>
        <w:rPr>
          <w:rFonts w:hint="eastAsia" w:asciiTheme="minorHAnsi" w:hAnsiTheme="minorHAnsi" w:eastAsiaTheme="minorEastAsia" w:cstheme="minorBidi"/>
          <w:bCs w:val="0"/>
          <w:color w:val="auto"/>
          <w:sz w:val="22"/>
          <w:szCs w:val="22"/>
          <w:lang w:val="en-AU" w:eastAsia="en-AU"/>
        </w:rPr>
      </w:pPr>
      <w:r>
        <w:fldChar w:fldCharType="begin"/>
      </w:r>
      <w:r>
        <w:instrText>HYPERLINK \l "_Toc121333358"</w:instrText>
      </w:r>
      <w:ins w:author="Kate Ryan" w:date="2022-12-14T21:59:00Z" w:id="11"/>
      <w:r>
        <w:fldChar w:fldCharType="separate"/>
      </w:r>
      <w:r w:rsidRPr="009E2F7A" w:rsidR="003F26FA">
        <w:rPr>
          <w:rStyle w:val="Hyperlink"/>
        </w:rPr>
        <w:t>A2.</w:t>
      </w:r>
      <w:r w:rsidR="003F26FA">
        <w:rPr>
          <w:rFonts w:asciiTheme="minorHAnsi" w:hAnsiTheme="minorHAnsi" w:eastAsiaTheme="minorEastAsia" w:cstheme="minorBidi"/>
          <w:bCs w:val="0"/>
          <w:color w:val="auto"/>
          <w:sz w:val="22"/>
          <w:szCs w:val="22"/>
          <w:lang w:val="en-AU" w:eastAsia="en-AU"/>
        </w:rPr>
        <w:tab/>
      </w:r>
      <w:r w:rsidRPr="009E2F7A" w:rsidR="003F26FA">
        <w:rPr>
          <w:rStyle w:val="Hyperlink"/>
        </w:rPr>
        <w:t>Revised planning criteria</w:t>
      </w:r>
      <w:r w:rsidR="003F26FA">
        <w:rPr>
          <w:webHidden/>
        </w:rPr>
        <w:tab/>
      </w:r>
      <w:r w:rsidR="003F26FA">
        <w:rPr>
          <w:webHidden/>
        </w:rPr>
        <w:fldChar w:fldCharType="begin"/>
      </w:r>
      <w:r w:rsidR="003F26FA">
        <w:rPr>
          <w:webHidden/>
        </w:rPr>
        <w:instrText xml:space="preserve"> PAGEREF _Toc121333358 \h </w:instrText>
      </w:r>
      <w:r w:rsidR="003F26FA">
        <w:rPr>
          <w:webHidden/>
        </w:rPr>
      </w:r>
      <w:r w:rsidR="003F26FA">
        <w:rPr>
          <w:webHidden/>
        </w:rPr>
        <w:fldChar w:fldCharType="separate"/>
      </w:r>
      <w:ins w:author="Kate Ryan" w:date="2022-12-14T21:59:00Z" w:id="12">
        <w:r w:rsidR="007D383F">
          <w:rPr>
            <w:webHidden/>
          </w:rPr>
          <w:t>13</w:t>
        </w:r>
      </w:ins>
      <w:del w:author="Kate Ryan" w:date="2022-12-14T21:59:00Z" w:id="13">
        <w:r w:rsidDel="007D383F" w:rsidR="00335CE1">
          <w:rPr>
            <w:webHidden/>
          </w:rPr>
          <w:delText>14</w:delText>
        </w:r>
      </w:del>
      <w:r w:rsidR="003F26FA">
        <w:rPr>
          <w:webHidden/>
        </w:rPr>
        <w:fldChar w:fldCharType="end"/>
      </w:r>
      <w:r>
        <w:fldChar w:fldCharType="end"/>
      </w:r>
    </w:p>
    <w:p w:rsidR="003F26FA" w:rsidRDefault="00297EC2" w14:paraId="2156F3C2" w14:textId="3B54F288">
      <w:pPr>
        <w:pStyle w:val="TOC1"/>
        <w:rPr>
          <w:rFonts w:hint="eastAsia" w:asciiTheme="minorHAnsi" w:hAnsiTheme="minorHAnsi" w:eastAsiaTheme="minorEastAsia" w:cstheme="minorBidi"/>
          <w:bCs w:val="0"/>
          <w:color w:val="auto"/>
          <w:sz w:val="22"/>
          <w:szCs w:val="22"/>
          <w:lang w:val="en-AU" w:eastAsia="en-AU"/>
        </w:rPr>
      </w:pPr>
      <w:r>
        <w:fldChar w:fldCharType="begin"/>
      </w:r>
      <w:r>
        <w:instrText>HYPERLINK \l "_Toc121333359"</w:instrText>
      </w:r>
      <w:ins w:author="Kate Ryan" w:date="2022-12-14T21:59:00Z" w:id="14"/>
      <w:r>
        <w:fldChar w:fldCharType="separate"/>
      </w:r>
      <w:r w:rsidRPr="009E2F7A" w:rsidR="003F26FA">
        <w:rPr>
          <w:rStyle w:val="Hyperlink"/>
        </w:rPr>
        <w:t>A3.</w:t>
      </w:r>
      <w:r w:rsidR="003F26FA">
        <w:rPr>
          <w:rFonts w:asciiTheme="minorHAnsi" w:hAnsiTheme="minorHAnsi" w:eastAsiaTheme="minorEastAsia" w:cstheme="minorBidi"/>
          <w:bCs w:val="0"/>
          <w:color w:val="auto"/>
          <w:sz w:val="22"/>
          <w:szCs w:val="22"/>
          <w:lang w:val="en-AU" w:eastAsia="en-AU"/>
        </w:rPr>
        <w:tab/>
      </w:r>
      <w:r w:rsidRPr="009E2F7A" w:rsidR="003F26FA">
        <w:rPr>
          <w:rStyle w:val="Hyperlink"/>
        </w:rPr>
        <w:t>Supplementary capacity maximum contract price</w:t>
      </w:r>
      <w:r w:rsidR="003F26FA">
        <w:rPr>
          <w:webHidden/>
        </w:rPr>
        <w:tab/>
      </w:r>
      <w:r w:rsidR="003F26FA">
        <w:rPr>
          <w:webHidden/>
        </w:rPr>
        <w:fldChar w:fldCharType="begin"/>
      </w:r>
      <w:r w:rsidR="003F26FA">
        <w:rPr>
          <w:webHidden/>
        </w:rPr>
        <w:instrText xml:space="preserve"> PAGEREF _Toc121333359 \h </w:instrText>
      </w:r>
      <w:r w:rsidR="003F26FA">
        <w:rPr>
          <w:webHidden/>
        </w:rPr>
      </w:r>
      <w:r w:rsidR="003F26FA">
        <w:rPr>
          <w:webHidden/>
        </w:rPr>
        <w:fldChar w:fldCharType="separate"/>
      </w:r>
      <w:ins w:author="Kate Ryan" w:date="2022-12-14T21:59:00Z" w:id="15">
        <w:r w:rsidR="007D383F">
          <w:rPr>
            <w:webHidden/>
          </w:rPr>
          <w:t>14</w:t>
        </w:r>
      </w:ins>
      <w:del w:author="Kate Ryan" w:date="2022-12-14T21:59:00Z" w:id="16">
        <w:r w:rsidDel="007D383F" w:rsidR="00335CE1">
          <w:rPr>
            <w:webHidden/>
          </w:rPr>
          <w:delText>15</w:delText>
        </w:r>
      </w:del>
      <w:r w:rsidR="003F26FA">
        <w:rPr>
          <w:webHidden/>
        </w:rPr>
        <w:fldChar w:fldCharType="end"/>
      </w:r>
      <w:r>
        <w:fldChar w:fldCharType="end"/>
      </w:r>
    </w:p>
    <w:p w:rsidR="007C5294" w:rsidP="007C5294" w:rsidRDefault="00BC2FA7" w14:paraId="0C008A72" w14:textId="1FD223E2">
      <w:r>
        <w:rPr>
          <w:rFonts w:ascii="Arial" w:hAnsi="Arial" w:cs="Times New Roman" w:eastAsiaTheme="majorEastAsia"/>
          <w:bCs/>
          <w:noProof/>
          <w:color w:val="auto"/>
          <w:szCs w:val="24"/>
          <w:lang w:val="en-US"/>
        </w:rPr>
        <w:fldChar w:fldCharType="end"/>
      </w:r>
    </w:p>
    <w:p w:rsidR="00DE7D80" w:rsidP="00DE7D80" w:rsidRDefault="00DE7D80" w14:paraId="0BCBE4E6" w14:textId="77777777">
      <w:pPr>
        <w:pStyle w:val="TOC-Heading2"/>
      </w:pPr>
      <w:r>
        <w:t>Tables</w:t>
      </w:r>
    </w:p>
    <w:p w:rsidR="003F26FA" w:rsidRDefault="00DE7D80" w14:paraId="6C3323F4" w14:textId="7955614B">
      <w:pPr>
        <w:pStyle w:val="TOC4"/>
        <w:rPr>
          <w:rFonts w:hint="eastAsia" w:asciiTheme="minorHAnsi" w:hAnsiTheme="minorHAnsi" w:cstheme="minorBidi"/>
          <w:bCs w:val="0"/>
          <w:noProof/>
          <w:color w:val="auto"/>
          <w:sz w:val="22"/>
          <w:szCs w:val="22"/>
          <w:lang w:eastAsia="en-AU"/>
        </w:rPr>
      </w:pPr>
      <w:r>
        <w:rPr>
          <w:rFonts w:asciiTheme="minorHAnsi" w:hAnsiTheme="minorHAnsi" w:eastAsiaTheme="minorHAnsi" w:cstheme="minorBidi"/>
          <w:szCs w:val="22"/>
          <w:lang w:eastAsia="en-US"/>
        </w:rPr>
        <w:fldChar w:fldCharType="begin"/>
      </w:r>
      <w:r w:rsidRPr="00074216">
        <w:instrText xml:space="preserve"> TOC \h \z \t "Caption Table,4" </w:instrText>
      </w:r>
      <w:r>
        <w:rPr>
          <w:rFonts w:asciiTheme="minorHAnsi" w:hAnsiTheme="minorHAnsi" w:eastAsiaTheme="minorHAnsi" w:cstheme="minorBidi"/>
          <w:szCs w:val="22"/>
          <w:lang w:eastAsia="en-US"/>
        </w:rPr>
        <w:fldChar w:fldCharType="separate"/>
      </w:r>
      <w:r w:rsidR="00297EC2">
        <w:rPr>
          <w:noProof/>
        </w:rPr>
        <w:fldChar w:fldCharType="begin"/>
      </w:r>
      <w:r w:rsidR="00297EC2">
        <w:rPr>
          <w:noProof/>
        </w:rPr>
        <w:instrText>HYPERLINK \l "_Toc121333360"</w:instrText>
      </w:r>
      <w:ins w:author="Kate Ryan" w:date="2022-12-14T21:59:00Z" w:id="17">
        <w:r w:rsidR="007D383F">
          <w:rPr>
            <w:noProof/>
          </w:rPr>
        </w:r>
      </w:ins>
      <w:r w:rsidR="00297EC2">
        <w:rPr>
          <w:noProof/>
        </w:rPr>
        <w:fldChar w:fldCharType="separate"/>
      </w:r>
      <w:r w:rsidRPr="00EE2EB1" w:rsidR="003F26FA">
        <w:rPr>
          <w:rStyle w:val="Hyperlink"/>
          <w:noProof/>
        </w:rPr>
        <w:t>Table 1</w:t>
      </w:r>
      <w:r w:rsidR="003F26FA">
        <w:rPr>
          <w:rFonts w:asciiTheme="minorHAnsi" w:hAnsiTheme="minorHAnsi" w:cstheme="minorBidi"/>
          <w:bCs w:val="0"/>
          <w:noProof/>
          <w:color w:val="auto"/>
          <w:sz w:val="22"/>
          <w:szCs w:val="22"/>
          <w:lang w:eastAsia="en-AU"/>
        </w:rPr>
        <w:tab/>
      </w:r>
      <w:r w:rsidRPr="00EE2EB1" w:rsidR="003F26FA">
        <w:rPr>
          <w:rStyle w:val="Hyperlink"/>
          <w:noProof/>
        </w:rPr>
        <w:t>Additional service required to ensure minimum demand exceeds the 500 MW Minimum Demand Threshold</w:t>
      </w:r>
      <w:r w:rsidR="003F26FA">
        <w:rPr>
          <w:noProof/>
          <w:webHidden/>
        </w:rPr>
        <w:tab/>
      </w:r>
      <w:r w:rsidR="003F26FA">
        <w:rPr>
          <w:noProof/>
          <w:webHidden/>
        </w:rPr>
        <w:fldChar w:fldCharType="begin"/>
      </w:r>
      <w:r w:rsidR="003F26FA">
        <w:rPr>
          <w:noProof/>
          <w:webHidden/>
        </w:rPr>
        <w:instrText xml:space="preserve"> PAGEREF _Toc121333360 \h </w:instrText>
      </w:r>
      <w:r w:rsidR="003F26FA">
        <w:rPr>
          <w:noProof/>
          <w:webHidden/>
        </w:rPr>
      </w:r>
      <w:r w:rsidR="003F26FA">
        <w:rPr>
          <w:noProof/>
          <w:webHidden/>
        </w:rPr>
        <w:fldChar w:fldCharType="separate"/>
      </w:r>
      <w:r w:rsidR="007D383F">
        <w:rPr>
          <w:noProof/>
          <w:webHidden/>
        </w:rPr>
        <w:t>10</w:t>
      </w:r>
      <w:r w:rsidR="003F26FA">
        <w:rPr>
          <w:noProof/>
          <w:webHidden/>
        </w:rPr>
        <w:fldChar w:fldCharType="end"/>
      </w:r>
      <w:r w:rsidR="00297EC2">
        <w:rPr>
          <w:noProof/>
        </w:rPr>
        <w:fldChar w:fldCharType="end"/>
      </w:r>
    </w:p>
    <w:p w:rsidR="003F26FA" w:rsidRDefault="00297EC2" w14:paraId="00F74A78" w14:textId="6D9DD222">
      <w:pPr>
        <w:pStyle w:val="TOC4"/>
        <w:rPr>
          <w:rFonts w:hint="eastAsia" w:asciiTheme="minorHAnsi" w:hAnsiTheme="minorHAnsi" w:cstheme="minorBidi"/>
          <w:bCs w:val="0"/>
          <w:noProof/>
          <w:color w:val="auto"/>
          <w:sz w:val="22"/>
          <w:szCs w:val="22"/>
          <w:lang w:eastAsia="en-AU"/>
        </w:rPr>
      </w:pPr>
      <w:r>
        <w:rPr>
          <w:noProof/>
        </w:rPr>
        <w:fldChar w:fldCharType="begin"/>
      </w:r>
      <w:r>
        <w:rPr>
          <w:noProof/>
        </w:rPr>
        <w:instrText>HYPERLINK \l "_Toc121333361"</w:instrText>
      </w:r>
      <w:ins w:author="Kate Ryan" w:date="2022-12-14T21:59:00Z" w:id="18">
        <w:r w:rsidR="007D383F">
          <w:rPr>
            <w:noProof/>
          </w:rPr>
        </w:r>
      </w:ins>
      <w:r>
        <w:rPr>
          <w:noProof/>
        </w:rPr>
        <w:fldChar w:fldCharType="separate"/>
      </w:r>
      <w:r w:rsidRPr="00EE2EB1" w:rsidR="003F26FA">
        <w:rPr>
          <w:rStyle w:val="Hyperlink"/>
          <w:noProof/>
        </w:rPr>
        <w:t>Table 2</w:t>
      </w:r>
      <w:r w:rsidR="003F26FA">
        <w:rPr>
          <w:rFonts w:asciiTheme="minorHAnsi" w:hAnsiTheme="minorHAnsi" w:cstheme="minorBidi"/>
          <w:bCs w:val="0"/>
          <w:noProof/>
          <w:color w:val="auto"/>
          <w:sz w:val="22"/>
          <w:szCs w:val="22"/>
          <w:lang w:eastAsia="en-AU"/>
        </w:rPr>
        <w:tab/>
      </w:r>
      <w:r w:rsidRPr="00EE2EB1" w:rsidR="003F26FA">
        <w:rPr>
          <w:rStyle w:val="Hyperlink"/>
          <w:noProof/>
        </w:rPr>
        <w:t>System, Operational and Underlying demand</w:t>
      </w:r>
      <w:r w:rsidR="003F26FA">
        <w:rPr>
          <w:noProof/>
          <w:webHidden/>
        </w:rPr>
        <w:tab/>
      </w:r>
      <w:r w:rsidR="003F26FA">
        <w:rPr>
          <w:noProof/>
          <w:webHidden/>
        </w:rPr>
        <w:fldChar w:fldCharType="begin"/>
      </w:r>
      <w:r w:rsidR="003F26FA">
        <w:rPr>
          <w:noProof/>
          <w:webHidden/>
        </w:rPr>
        <w:instrText xml:space="preserve"> PAGEREF _Toc121333361 \h </w:instrText>
      </w:r>
      <w:r w:rsidR="003F26FA">
        <w:rPr>
          <w:noProof/>
          <w:webHidden/>
        </w:rPr>
      </w:r>
      <w:r w:rsidR="003F26FA">
        <w:rPr>
          <w:noProof/>
          <w:webHidden/>
        </w:rPr>
        <w:fldChar w:fldCharType="separate"/>
      </w:r>
      <w:ins w:author="Kate Ryan" w:date="2022-12-14T21:59:00Z" w:id="19">
        <w:r w:rsidR="007D383F">
          <w:rPr>
            <w:noProof/>
            <w:webHidden/>
          </w:rPr>
          <w:t>12</w:t>
        </w:r>
      </w:ins>
      <w:del w:author="Kate Ryan" w:date="2022-12-14T21:59:00Z" w:id="20">
        <w:r w:rsidDel="007D383F" w:rsidR="00335CE1">
          <w:rPr>
            <w:noProof/>
            <w:webHidden/>
          </w:rPr>
          <w:delText>13</w:delText>
        </w:r>
      </w:del>
      <w:r w:rsidR="003F26FA">
        <w:rPr>
          <w:noProof/>
          <w:webHidden/>
        </w:rPr>
        <w:fldChar w:fldCharType="end"/>
      </w:r>
      <w:r>
        <w:rPr>
          <w:noProof/>
        </w:rPr>
        <w:fldChar w:fldCharType="end"/>
      </w:r>
    </w:p>
    <w:p w:rsidR="00DE7D80" w:rsidP="00DE7D80" w:rsidRDefault="00DE7D80" w14:paraId="438E2C28" w14:textId="29F096C4">
      <w:pPr>
        <w:pStyle w:val="BodyText"/>
      </w:pPr>
      <w:r>
        <w:rPr>
          <w:rFonts w:ascii="Arial" w:hAnsi="Arial" w:cs="Arial Unicode MS" w:eastAsiaTheme="minorEastAsia"/>
          <w:b/>
          <w:szCs w:val="20"/>
          <w:lang w:val="en-US" w:eastAsia="ko-KR"/>
        </w:rPr>
        <w:fldChar w:fldCharType="end"/>
      </w:r>
    </w:p>
    <w:p w:rsidR="00DE7D80" w:rsidP="00DE7D80" w:rsidRDefault="00DE7D80" w14:paraId="4040C456" w14:textId="05DA0DDD">
      <w:pPr>
        <w:pStyle w:val="TOC-Heading2"/>
      </w:pPr>
      <w:r>
        <w:t>Figures</w:t>
      </w:r>
    </w:p>
    <w:p w:rsidR="003F26FA" w:rsidRDefault="00DE7D80" w14:paraId="718976BE" w14:textId="620B6BA8">
      <w:pPr>
        <w:pStyle w:val="TOC4"/>
        <w:rPr>
          <w:rFonts w:hint="eastAsia" w:asciiTheme="minorHAnsi" w:hAnsiTheme="minorHAnsi" w:cstheme="minorBidi"/>
          <w:bCs w:val="0"/>
          <w:noProof/>
          <w:color w:val="auto"/>
          <w:sz w:val="22"/>
          <w:szCs w:val="22"/>
          <w:lang w:eastAsia="en-AU"/>
        </w:rPr>
      </w:pPr>
      <w:r>
        <w:fldChar w:fldCharType="begin"/>
      </w:r>
      <w:r>
        <w:instrText>TOC \h \z \t "Caption Figure,4"</w:instrText>
      </w:r>
      <w:r>
        <w:fldChar w:fldCharType="separate"/>
      </w:r>
      <w:hyperlink w:history="1" w:anchor="_Toc121333362">
        <w:r w:rsidRPr="00E071B7" w:rsidR="003F26FA">
          <w:rPr>
            <w:rStyle w:val="Hyperlink"/>
            <w:noProof/>
          </w:rPr>
          <w:t>Figure 1</w:t>
        </w:r>
        <w:r w:rsidR="003F26FA">
          <w:rPr>
            <w:rFonts w:asciiTheme="minorHAnsi" w:hAnsiTheme="minorHAnsi" w:cstheme="minorBidi"/>
            <w:bCs w:val="0"/>
            <w:noProof/>
            <w:color w:val="auto"/>
            <w:sz w:val="22"/>
            <w:szCs w:val="22"/>
            <w:lang w:eastAsia="en-AU"/>
          </w:rPr>
          <w:tab/>
        </w:r>
        <w:r w:rsidRPr="00E071B7" w:rsidR="003F26FA">
          <w:rPr>
            <w:rStyle w:val="Hyperlink"/>
            <w:noProof/>
          </w:rPr>
          <w:t>Model inputs for Peak Demand</w:t>
        </w:r>
        <w:r w:rsidR="003F26FA">
          <w:rPr>
            <w:noProof/>
            <w:webHidden/>
          </w:rPr>
          <w:tab/>
        </w:r>
        <w:r w:rsidR="003F26FA">
          <w:rPr>
            <w:noProof/>
            <w:webHidden/>
          </w:rPr>
          <w:fldChar w:fldCharType="begin"/>
        </w:r>
        <w:r w:rsidR="003F26FA">
          <w:rPr>
            <w:noProof/>
            <w:webHidden/>
          </w:rPr>
          <w:instrText xml:space="preserve"> PAGEREF _Toc121333362 \h </w:instrText>
        </w:r>
        <w:r w:rsidR="003F26FA">
          <w:rPr>
            <w:noProof/>
            <w:webHidden/>
          </w:rPr>
        </w:r>
        <w:r w:rsidR="003F26FA">
          <w:rPr>
            <w:noProof/>
            <w:webHidden/>
          </w:rPr>
          <w:fldChar w:fldCharType="separate"/>
        </w:r>
        <w:r w:rsidR="00335CE1">
          <w:rPr>
            <w:noProof/>
            <w:webHidden/>
          </w:rPr>
          <w:t>7</w:t>
        </w:r>
        <w:r w:rsidR="003F26FA">
          <w:rPr>
            <w:noProof/>
            <w:webHidden/>
          </w:rPr>
          <w:fldChar w:fldCharType="end"/>
        </w:r>
      </w:hyperlink>
    </w:p>
    <w:p w:rsidR="003F26FA" w:rsidRDefault="00297EC2" w14:paraId="419D5953" w14:textId="5F0E5D2F">
      <w:pPr>
        <w:pStyle w:val="TOC4"/>
        <w:rPr>
          <w:rFonts w:hint="eastAsia" w:asciiTheme="minorHAnsi" w:hAnsiTheme="minorHAnsi" w:cstheme="minorBidi"/>
          <w:bCs w:val="0"/>
          <w:noProof/>
          <w:color w:val="auto"/>
          <w:sz w:val="22"/>
          <w:szCs w:val="22"/>
          <w:lang w:eastAsia="en-AU"/>
        </w:rPr>
      </w:pPr>
      <w:hyperlink w:history="1" w:anchor="_Toc121333363">
        <w:r w:rsidRPr="00E071B7" w:rsidR="003F26FA">
          <w:rPr>
            <w:rStyle w:val="Hyperlink"/>
            <w:noProof/>
          </w:rPr>
          <w:t>Figure 2</w:t>
        </w:r>
        <w:r w:rsidR="003F26FA">
          <w:rPr>
            <w:rFonts w:asciiTheme="minorHAnsi" w:hAnsiTheme="minorHAnsi" w:cstheme="minorBidi"/>
            <w:bCs w:val="0"/>
            <w:noProof/>
            <w:color w:val="auto"/>
            <w:sz w:val="22"/>
            <w:szCs w:val="22"/>
            <w:lang w:eastAsia="en-AU"/>
          </w:rPr>
          <w:tab/>
        </w:r>
        <w:r w:rsidRPr="00E071B7" w:rsidR="003F26FA">
          <w:rPr>
            <w:rStyle w:val="Hyperlink"/>
            <w:noProof/>
          </w:rPr>
          <w:t>Waterfall chart of forecast capacity for the 2024-25 Capacity Year</w:t>
        </w:r>
        <w:r w:rsidR="003F26FA">
          <w:rPr>
            <w:noProof/>
            <w:webHidden/>
          </w:rPr>
          <w:tab/>
        </w:r>
        <w:r w:rsidR="003F26FA">
          <w:rPr>
            <w:noProof/>
            <w:webHidden/>
          </w:rPr>
          <w:fldChar w:fldCharType="begin"/>
        </w:r>
        <w:r w:rsidR="003F26FA">
          <w:rPr>
            <w:noProof/>
            <w:webHidden/>
          </w:rPr>
          <w:instrText xml:space="preserve"> PAGEREF _Toc121333363 \h </w:instrText>
        </w:r>
        <w:r w:rsidR="003F26FA">
          <w:rPr>
            <w:noProof/>
            <w:webHidden/>
          </w:rPr>
        </w:r>
        <w:r w:rsidR="003F26FA">
          <w:rPr>
            <w:noProof/>
            <w:webHidden/>
          </w:rPr>
          <w:fldChar w:fldCharType="separate"/>
        </w:r>
        <w:r w:rsidR="00335CE1">
          <w:rPr>
            <w:noProof/>
            <w:webHidden/>
          </w:rPr>
          <w:t>8</w:t>
        </w:r>
        <w:r w:rsidR="003F26FA">
          <w:rPr>
            <w:noProof/>
            <w:webHidden/>
          </w:rPr>
          <w:fldChar w:fldCharType="end"/>
        </w:r>
      </w:hyperlink>
    </w:p>
    <w:p w:rsidR="003F26FA" w:rsidRDefault="00297EC2" w14:paraId="4C789A32" w14:textId="09424CDE">
      <w:pPr>
        <w:pStyle w:val="TOC4"/>
        <w:rPr>
          <w:rFonts w:hint="eastAsia" w:asciiTheme="minorHAnsi" w:hAnsiTheme="minorHAnsi" w:cstheme="minorBidi"/>
          <w:bCs w:val="0"/>
          <w:noProof/>
          <w:color w:val="auto"/>
          <w:sz w:val="22"/>
          <w:szCs w:val="22"/>
          <w:lang w:eastAsia="en-AU"/>
        </w:rPr>
      </w:pPr>
      <w:hyperlink w:history="1" w:anchor="_Toc121333364">
        <w:r w:rsidRPr="00E071B7" w:rsidR="003F26FA">
          <w:rPr>
            <w:rStyle w:val="Hyperlink"/>
            <w:noProof/>
          </w:rPr>
          <w:t>Figure 3</w:t>
        </w:r>
        <w:r w:rsidR="003F26FA">
          <w:rPr>
            <w:rFonts w:asciiTheme="minorHAnsi" w:hAnsiTheme="minorHAnsi" w:cstheme="minorBidi"/>
            <w:bCs w:val="0"/>
            <w:noProof/>
            <w:color w:val="auto"/>
            <w:sz w:val="22"/>
            <w:szCs w:val="22"/>
            <w:lang w:eastAsia="en-AU"/>
          </w:rPr>
          <w:tab/>
        </w:r>
        <w:r w:rsidRPr="00E071B7" w:rsidR="003F26FA">
          <w:rPr>
            <w:rStyle w:val="Hyperlink"/>
            <w:noProof/>
          </w:rPr>
          <w:t>Forecasted hours and MW magnitude of NCESS Service from October 2024</w:t>
        </w:r>
        <w:r w:rsidR="003F26FA">
          <w:rPr>
            <w:noProof/>
            <w:webHidden/>
          </w:rPr>
          <w:tab/>
        </w:r>
        <w:r w:rsidR="003F26FA">
          <w:rPr>
            <w:noProof/>
            <w:webHidden/>
          </w:rPr>
          <w:fldChar w:fldCharType="begin"/>
        </w:r>
        <w:r w:rsidR="003F26FA">
          <w:rPr>
            <w:noProof/>
            <w:webHidden/>
          </w:rPr>
          <w:instrText xml:space="preserve"> PAGEREF _Toc121333364 \h </w:instrText>
        </w:r>
        <w:r w:rsidR="003F26FA">
          <w:rPr>
            <w:noProof/>
            <w:webHidden/>
          </w:rPr>
        </w:r>
        <w:r w:rsidR="003F26FA">
          <w:rPr>
            <w:noProof/>
            <w:webHidden/>
          </w:rPr>
          <w:fldChar w:fldCharType="separate"/>
        </w:r>
        <w:r w:rsidR="00335CE1">
          <w:rPr>
            <w:noProof/>
            <w:webHidden/>
          </w:rPr>
          <w:t>10</w:t>
        </w:r>
        <w:r w:rsidR="003F26FA">
          <w:rPr>
            <w:noProof/>
            <w:webHidden/>
          </w:rPr>
          <w:fldChar w:fldCharType="end"/>
        </w:r>
      </w:hyperlink>
    </w:p>
    <w:p w:rsidRPr="00DE7D80" w:rsidR="00DE7D80" w:rsidP="00DE7D80" w:rsidRDefault="00DE7D80" w14:paraId="4489E9DD" w14:textId="49C05039">
      <w:pPr>
        <w:pStyle w:val="BodyText"/>
      </w:pPr>
      <w:r>
        <w:fldChar w:fldCharType="end"/>
      </w:r>
    </w:p>
    <w:p w:rsidR="00871CB8" w:rsidP="00AE5141" w:rsidRDefault="00871CB8" w14:paraId="79DD8E0F" w14:textId="77777777">
      <w:pPr>
        <w:pStyle w:val="BodyText"/>
        <w:sectPr w:rsidR="00871CB8" w:rsidSect="00AE5141">
          <w:headerReference w:type="default" r:id="rId15"/>
          <w:pgSz w:w="11907" w:h="16840" w:code="9"/>
          <w:pgMar w:top="1985" w:right="907" w:bottom="1418" w:left="907" w:header="788" w:footer="471" w:gutter="0"/>
          <w:cols w:space="708"/>
          <w:docGrid w:linePitch="360"/>
        </w:sectPr>
      </w:pPr>
    </w:p>
    <w:p w:rsidRPr="00B03D80" w:rsidR="00B03D80" w:rsidP="00B03D80" w:rsidRDefault="00814900" w14:paraId="69D16DC8" w14:textId="1A1B472C">
      <w:pPr>
        <w:pStyle w:val="Heading1"/>
      </w:pPr>
      <w:bookmarkStart w:name="_Toc121333350" w:id="21"/>
      <w:r>
        <w:t>Reliability</w:t>
      </w:r>
      <w:r w:rsidRPr="00B03D80" w:rsidR="00B03D80">
        <w:t xml:space="preserve"> service</w:t>
      </w:r>
      <w:bookmarkEnd w:id="21"/>
    </w:p>
    <w:p w:rsidR="5C308CCD" w:rsidP="5C308CCD" w:rsidRDefault="2651508D" w14:paraId="10219266" w14:textId="45BA2D9D">
      <w:pPr>
        <w:pStyle w:val="Heading2"/>
      </w:pPr>
      <w:bookmarkStart w:name="_Toc121333351" w:id="22"/>
      <w:r>
        <w:t>Proposal</w:t>
      </w:r>
      <w:bookmarkEnd w:id="22"/>
    </w:p>
    <w:p w:rsidR="008B0759" w:rsidP="3AA1832D" w:rsidRDefault="00C37524" w14:paraId="3DE9FCD9" w14:textId="5F5E9354">
      <w:r>
        <w:t xml:space="preserve">AEMO has identified material risks that </w:t>
      </w:r>
      <w:r w:rsidR="00DA01E4">
        <w:t xml:space="preserve">(in the absence of a targeted response) </w:t>
      </w:r>
      <w:r>
        <w:t xml:space="preserve">may prevent the secure and reliable operation of the </w:t>
      </w:r>
      <w:r w:rsidRPr="00C26396">
        <w:t>South West interconnected system (</w:t>
      </w:r>
      <w:r>
        <w:t>SWIS</w:t>
      </w:r>
      <w:r w:rsidRPr="00C26396">
        <w:t>)</w:t>
      </w:r>
      <w:r>
        <w:t xml:space="preserve"> under peak </w:t>
      </w:r>
      <w:r w:rsidR="004856E4">
        <w:t xml:space="preserve">demand </w:t>
      </w:r>
      <w:r>
        <w:t xml:space="preserve">and minimum demand operating conditions </w:t>
      </w:r>
      <w:r>
        <w:rPr>
          <w:rStyle w:val="normaltextrun"/>
        </w:rPr>
        <w:t>from October 2024 to October 2025</w:t>
      </w:r>
      <w:r w:rsidR="00D5465F">
        <w:t>.</w:t>
      </w:r>
      <w:r w:rsidR="00CF3B48">
        <w:t xml:space="preserve"> Th</w:t>
      </w:r>
      <w:r w:rsidR="009F5157">
        <w:t>ese</w:t>
      </w:r>
      <w:r w:rsidR="00CF3B48">
        <w:t xml:space="preserve"> risk</w:t>
      </w:r>
      <w:r w:rsidR="009F5157">
        <w:t>s</w:t>
      </w:r>
      <w:r w:rsidR="00CF3B48">
        <w:t xml:space="preserve"> </w:t>
      </w:r>
      <w:r w:rsidR="009F5157">
        <w:t>are</w:t>
      </w:r>
      <w:r w:rsidR="00CF3B48">
        <w:t xml:space="preserve"> emerging due to</w:t>
      </w:r>
      <w:r w:rsidR="008B0759">
        <w:t xml:space="preserve"> several factors</w:t>
      </w:r>
      <w:r w:rsidR="000F2B9A">
        <w:t>,</w:t>
      </w:r>
      <w:r w:rsidR="000D426A">
        <w:t xml:space="preserve"> </w:t>
      </w:r>
      <w:r w:rsidR="008B0759">
        <w:t>including but not limited to:</w:t>
      </w:r>
    </w:p>
    <w:p w:rsidR="009F5157" w:rsidP="00D55C31" w:rsidRDefault="009F5157" w14:paraId="43618321" w14:textId="45EDB486">
      <w:pPr>
        <w:pStyle w:val="ListBullet"/>
      </w:pPr>
      <w:r>
        <w:t xml:space="preserve">Peak </w:t>
      </w:r>
      <w:r w:rsidR="000A2B83">
        <w:t>demand risks</w:t>
      </w:r>
      <w:r>
        <w:t>:</w:t>
      </w:r>
    </w:p>
    <w:p w:rsidR="009F5157" w:rsidP="00D55C31" w:rsidRDefault="008C7CF0" w14:paraId="1B877185" w14:textId="78A589EE">
      <w:pPr>
        <w:pStyle w:val="ListBullet2"/>
      </w:pPr>
      <w:r>
        <w:t xml:space="preserve">the impact of </w:t>
      </w:r>
      <w:r w:rsidR="00302787">
        <w:t>fuel supply uncertainty</w:t>
      </w:r>
      <w:r w:rsidR="00FD1659">
        <w:t xml:space="preserve"> and other factors on facility availability</w:t>
      </w:r>
      <w:r w:rsidR="00F10346">
        <w:t>;</w:t>
      </w:r>
    </w:p>
    <w:p w:rsidR="003847EB" w:rsidP="00D55C31" w:rsidRDefault="00A76B00" w14:paraId="31AA8D69" w14:textId="341AF34C">
      <w:pPr>
        <w:pStyle w:val="ListBullet2"/>
      </w:pPr>
      <w:r>
        <w:t>higher-than-expected</w:t>
      </w:r>
      <w:r w:rsidR="003847EB">
        <w:t xml:space="preserve"> </w:t>
      </w:r>
      <w:r>
        <w:t>F</w:t>
      </w:r>
      <w:r w:rsidR="00E52E7C">
        <w:t xml:space="preserve">orced </w:t>
      </w:r>
      <w:r>
        <w:t>O</w:t>
      </w:r>
      <w:r w:rsidR="003847EB">
        <w:t>utage rate</w:t>
      </w:r>
      <w:r>
        <w:t>s</w:t>
      </w:r>
      <w:r w:rsidR="00E52E7C">
        <w:t>;</w:t>
      </w:r>
      <w:r w:rsidR="00375CB8">
        <w:t xml:space="preserve"> and</w:t>
      </w:r>
    </w:p>
    <w:p w:rsidR="009509C1" w:rsidP="00D55C31" w:rsidRDefault="00F10346" w14:paraId="4733F70E" w14:textId="79557267">
      <w:pPr>
        <w:pStyle w:val="ListBullet2"/>
        <w:ind w:left="568" w:hanging="284"/>
      </w:pPr>
      <w:r>
        <w:t>f</w:t>
      </w:r>
      <w:r w:rsidR="009F5157">
        <w:t>orecast</w:t>
      </w:r>
      <w:r w:rsidR="008F51C8">
        <w:t>ed</w:t>
      </w:r>
      <w:r w:rsidR="009F5157">
        <w:t xml:space="preserve"> lack of new </w:t>
      </w:r>
      <w:r w:rsidR="00773546">
        <w:t xml:space="preserve">capacity </w:t>
      </w:r>
      <w:r w:rsidR="009F5157">
        <w:t xml:space="preserve">in </w:t>
      </w:r>
      <w:r w:rsidR="000A66CE">
        <w:t xml:space="preserve">the </w:t>
      </w:r>
      <w:r w:rsidR="009F5157">
        <w:t>2022 Capacity Cycle</w:t>
      </w:r>
      <w:r w:rsidR="009509C1">
        <w:t xml:space="preserve"> to replace known </w:t>
      </w:r>
      <w:r w:rsidR="000A66CE">
        <w:t xml:space="preserve">facility </w:t>
      </w:r>
      <w:r w:rsidR="009509C1">
        <w:t>retirements.</w:t>
      </w:r>
    </w:p>
    <w:p w:rsidR="009F5157" w:rsidP="00D55C31" w:rsidRDefault="009F5157" w14:paraId="69AF39B6" w14:textId="03E0C88E">
      <w:pPr>
        <w:pStyle w:val="ListBullet"/>
      </w:pPr>
      <w:r>
        <w:t xml:space="preserve">Minimum </w:t>
      </w:r>
      <w:r w:rsidR="000A2B83">
        <w:t>demand risks</w:t>
      </w:r>
      <w:r w:rsidR="00F10346">
        <w:t>:</w:t>
      </w:r>
    </w:p>
    <w:p w:rsidR="00EC7C06" w:rsidP="00D55C31" w:rsidRDefault="00EC7C06" w14:paraId="44792FEE" w14:textId="713A354B">
      <w:pPr>
        <w:pStyle w:val="ListBullet2"/>
      </w:pPr>
      <w:r>
        <w:t>i</w:t>
      </w:r>
      <w:r w:rsidR="008B0759">
        <w:t>ncreased penetration of Distr</w:t>
      </w:r>
      <w:r w:rsidR="00CF3B48">
        <w:t>ibuted Photovoltaics (DPV</w:t>
      </w:r>
      <w:r w:rsidR="004441D2">
        <w:t>)</w:t>
      </w:r>
      <w:r w:rsidR="00A30F1C">
        <w:t>,</w:t>
      </w:r>
      <w:r w:rsidRPr="004B1F18" w:rsidR="004B1F18">
        <w:t xml:space="preserve"> </w:t>
      </w:r>
      <w:r w:rsidR="004B1F18">
        <w:t xml:space="preserve">which reduces </w:t>
      </w:r>
      <w:r w:rsidR="00636691">
        <w:t xml:space="preserve">operational demand </w:t>
      </w:r>
      <w:r w:rsidR="004B1F18">
        <w:t xml:space="preserve">below </w:t>
      </w:r>
      <w:r w:rsidR="003B7F5F">
        <w:t>AEMO</w:t>
      </w:r>
      <w:r w:rsidR="004441D2">
        <w:t>’s forecasted</w:t>
      </w:r>
      <w:r w:rsidR="004B1F18">
        <w:t xml:space="preserve"> Power System Security threshold</w:t>
      </w:r>
      <w:r w:rsidR="006549B2">
        <w:t>;</w:t>
      </w:r>
    </w:p>
    <w:p w:rsidR="003D3C7F" w:rsidP="00D55C31" w:rsidRDefault="003D3C7F" w14:paraId="343F88BE" w14:textId="05B0B6A5">
      <w:pPr>
        <w:pStyle w:val="ListBullet2"/>
      </w:pPr>
      <w:r>
        <w:t>lack of load participation during system minimum demand events</w:t>
      </w:r>
      <w:r w:rsidR="008E73F8">
        <w:t>;</w:t>
      </w:r>
      <w:r w:rsidR="0097722C">
        <w:t xml:space="preserve"> and</w:t>
      </w:r>
    </w:p>
    <w:p w:rsidR="008E73F8" w:rsidP="00D55C31" w:rsidRDefault="00972591" w14:paraId="46388FC3" w14:textId="6B6ED0A6">
      <w:pPr>
        <w:pStyle w:val="ListBullet2"/>
      </w:pPr>
      <w:r>
        <w:t xml:space="preserve">lack of alternatives </w:t>
      </w:r>
      <w:r w:rsidR="00FE085A">
        <w:t>to</w:t>
      </w:r>
      <w:r w:rsidR="00177BD1">
        <w:t xml:space="preserve"> </w:t>
      </w:r>
      <w:r w:rsidR="005C43D7">
        <w:t xml:space="preserve">existing </w:t>
      </w:r>
      <w:r w:rsidR="00137582">
        <w:t xml:space="preserve">emergency </w:t>
      </w:r>
      <w:r w:rsidR="001F1011">
        <w:t xml:space="preserve">mechanisms such as </w:t>
      </w:r>
      <w:r w:rsidR="00B23914">
        <w:t>emergency solar management</w:t>
      </w:r>
      <w:r w:rsidR="0097722C">
        <w:t>.</w:t>
      </w:r>
    </w:p>
    <w:p w:rsidR="00B03D80" w:rsidP="00B03D80" w:rsidRDefault="00B03D80" w14:paraId="46445991" w14:textId="013979E5">
      <w:pPr>
        <w:pStyle w:val="Heading2"/>
      </w:pPr>
      <w:bookmarkStart w:name="_Toc121333352" w:id="23"/>
      <w:r>
        <w:t>Trigger</w:t>
      </w:r>
      <w:bookmarkEnd w:id="23"/>
    </w:p>
    <w:p w:rsidR="008E77B2" w:rsidP="00A05382" w:rsidRDefault="00CC6F17" w14:paraId="4CB3A750" w14:textId="15F90CE8">
      <w:pPr>
        <w:pStyle w:val="ListBullet"/>
        <w:numPr>
          <w:ilvl w:val="0"/>
          <w:numId w:val="0"/>
        </w:numPr>
      </w:pPr>
      <w:r>
        <w:t xml:space="preserve">As a consequence of </w:t>
      </w:r>
      <w:r w:rsidR="00CF6133">
        <w:t xml:space="preserve">the </w:t>
      </w:r>
      <w:r w:rsidRPr="00C6639D" w:rsidR="00E07F43">
        <w:t xml:space="preserve">risks </w:t>
      </w:r>
      <w:r w:rsidR="00253D0F">
        <w:t>identified</w:t>
      </w:r>
      <w:r w:rsidR="00E07F43">
        <w:t>, c</w:t>
      </w:r>
      <w:r w:rsidR="005C1B4C">
        <w:t xml:space="preserve">lause </w:t>
      </w:r>
      <w:r w:rsidRPr="00C6639D" w:rsidR="00C6639D">
        <w:t xml:space="preserve">3.11A.2A </w:t>
      </w:r>
      <w:r w:rsidR="005C1B4C">
        <w:t xml:space="preserve">of the </w:t>
      </w:r>
      <w:r w:rsidR="00E76EF2">
        <w:t>Wholesale Electricity Market</w:t>
      </w:r>
      <w:r w:rsidRPr="00C6639D" w:rsidR="005C1B4C">
        <w:t xml:space="preserve"> Rule</w:t>
      </w:r>
      <w:r w:rsidR="005C1B4C">
        <w:t>s</w:t>
      </w:r>
      <w:r w:rsidRPr="00C6639D" w:rsidR="005C1B4C">
        <w:t xml:space="preserve"> </w:t>
      </w:r>
      <w:r w:rsidR="0005397E">
        <w:t xml:space="preserve">(WEM Rules) </w:t>
      </w:r>
      <w:r w:rsidRPr="00C6639D" w:rsidR="00C6639D">
        <w:t xml:space="preserve">requires AEMO </w:t>
      </w:r>
      <w:r w:rsidR="00E4619A">
        <w:t xml:space="preserve">to </w:t>
      </w:r>
      <w:r w:rsidR="004F3B19">
        <w:t xml:space="preserve">develop this submission to </w:t>
      </w:r>
      <w:r w:rsidRPr="00C6639D" w:rsidR="00C6639D">
        <w:t xml:space="preserve">request the Coordinator of Energy (Coordinator) </w:t>
      </w:r>
      <w:r w:rsidR="00424896">
        <w:t xml:space="preserve">to determine whether or not to </w:t>
      </w:r>
      <w:r w:rsidRPr="00C6639D" w:rsidR="00C6639D">
        <w:t>trigger a</w:t>
      </w:r>
      <w:r w:rsidR="004A4EFE">
        <w:t xml:space="preserve"> </w:t>
      </w:r>
      <w:r w:rsidRPr="007D2DC5" w:rsidR="007D2DC5">
        <w:t xml:space="preserve">Non-Co-optimised Essential System Service </w:t>
      </w:r>
      <w:r w:rsidR="00C04C35">
        <w:t>(</w:t>
      </w:r>
      <w:r w:rsidRPr="00C6639D" w:rsidR="00C6639D">
        <w:t>NCESS</w:t>
      </w:r>
      <w:r w:rsidR="00C04C35">
        <w:t>)</w:t>
      </w:r>
      <w:r w:rsidRPr="00C6639D" w:rsidR="00C6639D">
        <w:t xml:space="preserve"> procurement process. This </w:t>
      </w:r>
      <w:r w:rsidR="00466B03">
        <w:t>trigger</w:t>
      </w:r>
      <w:r w:rsidRPr="00C6639D" w:rsidR="00C6639D">
        <w:t xml:space="preserve"> submission must include sufficient information and analysis to allow the Coordinator to consider the </w:t>
      </w:r>
      <w:r w:rsidR="000873BC">
        <w:t xml:space="preserve">following </w:t>
      </w:r>
      <w:r w:rsidRPr="00C6639D" w:rsidR="00C6639D">
        <w:t>factors outlined in clause 3.11A.7:</w:t>
      </w:r>
    </w:p>
    <w:p w:rsidRPr="009F5157" w:rsidR="00EE1513" w:rsidP="00417EC4" w:rsidRDefault="00EE1513" w14:paraId="2438F3C9" w14:textId="5CBFB1BA">
      <w:pPr>
        <w:pStyle w:val="ListBullet"/>
        <w:numPr>
          <w:ilvl w:val="0"/>
          <w:numId w:val="24"/>
        </w:numPr>
      </w:pPr>
      <w:r w:rsidRPr="009F5157">
        <w:t xml:space="preserve">the extent to which an NCESS will address the issue; </w:t>
      </w:r>
    </w:p>
    <w:p w:rsidRPr="009F5157" w:rsidR="00EE1513" w:rsidP="00E5257C" w:rsidRDefault="00EE1513" w14:paraId="7B640B73" w14:textId="32480D95">
      <w:pPr>
        <w:pStyle w:val="ListBullet"/>
        <w:numPr>
          <w:ilvl w:val="0"/>
          <w:numId w:val="24"/>
        </w:numPr>
      </w:pPr>
      <w:r w:rsidRPr="009F5157">
        <w:t>the extent to which an NCESS will minimise costs in the Wholesale Electricity Market</w:t>
      </w:r>
      <w:r w:rsidR="002C1D64">
        <w:t xml:space="preserve"> (WEM)</w:t>
      </w:r>
      <w:r w:rsidRPr="009F5157">
        <w:t>;</w:t>
      </w:r>
    </w:p>
    <w:p w:rsidRPr="009F5157" w:rsidR="00EE1513" w:rsidP="00E5257C" w:rsidRDefault="00EE1513" w14:paraId="3A0BB1B2" w14:textId="0D8722EB">
      <w:pPr>
        <w:pStyle w:val="ListBullet"/>
        <w:numPr>
          <w:ilvl w:val="0"/>
          <w:numId w:val="24"/>
        </w:numPr>
      </w:pPr>
      <w:r w:rsidRPr="009F5157">
        <w:t>the relative merits between procuring an NCESS or augmenting the network;</w:t>
      </w:r>
    </w:p>
    <w:p w:rsidRPr="009F5157" w:rsidR="00EE1513" w:rsidP="00E5257C" w:rsidRDefault="00EE1513" w14:paraId="0C99EB65" w14:textId="14534214">
      <w:pPr>
        <w:pStyle w:val="ListBullet"/>
        <w:numPr>
          <w:ilvl w:val="0"/>
          <w:numId w:val="24"/>
        </w:numPr>
      </w:pPr>
      <w:r w:rsidRPr="009F5157">
        <w:t xml:space="preserve">the outcome of any investigation of behaviour that reduces the effectiveness of the market, including behaviour related to market power; </w:t>
      </w:r>
    </w:p>
    <w:p w:rsidRPr="009F5157" w:rsidR="00EE1513" w:rsidP="00E5257C" w:rsidRDefault="00EE1513" w14:paraId="530C066E" w14:textId="591AAF4A">
      <w:pPr>
        <w:pStyle w:val="ListBullet"/>
        <w:numPr>
          <w:ilvl w:val="0"/>
          <w:numId w:val="24"/>
        </w:numPr>
      </w:pPr>
      <w:r w:rsidRPr="009F5157">
        <w:t>whether the procurement of an NCESS is consistent with the Wholesale Market Objectives; and</w:t>
      </w:r>
    </w:p>
    <w:p w:rsidRPr="009F5157" w:rsidR="00EE1513" w:rsidP="00E5257C" w:rsidRDefault="00EE1513" w14:paraId="53CFC42C" w14:textId="6FC3824C">
      <w:pPr>
        <w:pStyle w:val="ListBullet"/>
        <w:numPr>
          <w:ilvl w:val="0"/>
          <w:numId w:val="24"/>
        </w:numPr>
      </w:pPr>
      <w:r w:rsidRPr="009F5157">
        <w:t>whether procurement of an NCESS will be in the long-term interests of consumers.</w:t>
      </w:r>
    </w:p>
    <w:p w:rsidRPr="009F5157" w:rsidR="002E0F9F" w:rsidP="001D0BDD" w:rsidRDefault="001C5C6A" w14:paraId="6BA67F07" w14:textId="7A7B2252">
      <w:r w:rsidRPr="009F5157">
        <w:t xml:space="preserve">AEMO’s analysis indicates </w:t>
      </w:r>
      <w:r w:rsidR="00C25FC7">
        <w:t>there is a</w:t>
      </w:r>
      <w:r w:rsidRPr="009F5157">
        <w:t xml:space="preserve"> </w:t>
      </w:r>
      <w:r w:rsidR="00FA48CB">
        <w:t xml:space="preserve">material risk </w:t>
      </w:r>
      <w:r w:rsidRPr="009F5157">
        <w:t>that</w:t>
      </w:r>
      <w:r w:rsidR="009F5157">
        <w:t xml:space="preserve"> expected </w:t>
      </w:r>
      <w:r w:rsidR="00674A94">
        <w:t>facility</w:t>
      </w:r>
      <w:r w:rsidR="009F5157">
        <w:t xml:space="preserve"> capability in the WEM will be insufficient to manage forecast demand</w:t>
      </w:r>
      <w:r w:rsidR="00E638A5">
        <w:t xml:space="preserve"> at both peak and minimum demand levels. AEMO considers </w:t>
      </w:r>
      <w:r w:rsidR="0053570D">
        <w:t xml:space="preserve">the </w:t>
      </w:r>
      <w:r w:rsidRPr="009F5157" w:rsidR="00A5190E">
        <w:t>existing mechanisms under the WEM Rules</w:t>
      </w:r>
      <w:r w:rsidR="008B047F">
        <w:t xml:space="preserve"> may not be sufficient to address </w:t>
      </w:r>
      <w:r w:rsidR="00466B03">
        <w:t>this risk</w:t>
      </w:r>
      <w:r w:rsidRPr="009F5157">
        <w:t xml:space="preserve">. This </w:t>
      </w:r>
      <w:r w:rsidRPr="009F5157" w:rsidR="00E44CB4">
        <w:t xml:space="preserve">trigger submission </w:t>
      </w:r>
      <w:r w:rsidRPr="009F5157" w:rsidR="00A5190E">
        <w:t>summarises AEMO’s technical and economic assessment of this risk and proposes</w:t>
      </w:r>
      <w:r w:rsidRPr="009F5157">
        <w:t xml:space="preserve"> procurement of service</w:t>
      </w:r>
      <w:r w:rsidR="008B308A">
        <w:t>s</w:t>
      </w:r>
      <w:r w:rsidRPr="009F5157" w:rsidR="00A5190E">
        <w:t xml:space="preserve"> under the NCESS framework</w:t>
      </w:r>
      <w:r w:rsidRPr="009F5157">
        <w:t xml:space="preserve">. </w:t>
      </w:r>
    </w:p>
    <w:p w:rsidR="00B03D80" w:rsidP="00B03D80" w:rsidRDefault="001D0BDD" w14:paraId="5ED529DD" w14:textId="7DF26B90">
      <w:pPr>
        <w:pStyle w:val="Heading2"/>
      </w:pPr>
      <w:bookmarkStart w:name="_Toc121333353" w:id="24"/>
      <w:r w:rsidRPr="00501EBD">
        <w:t>Background</w:t>
      </w:r>
      <w:bookmarkEnd w:id="24"/>
    </w:p>
    <w:p w:rsidR="00C57E99" w:rsidP="00417EC4" w:rsidRDefault="00C57E99" w14:paraId="581579CF" w14:textId="3953DA93">
      <w:r>
        <w:t>This submission discusses demand in the context of operational demand</w:t>
      </w:r>
      <w:r w:rsidR="00417EC4">
        <w:t xml:space="preserve">. Appendix </w:t>
      </w:r>
      <w:r w:rsidR="00417EC4">
        <w:fldChar w:fldCharType="begin"/>
      </w:r>
      <w:r w:rsidR="00417EC4">
        <w:instrText xml:space="preserve"> REF _Ref120104006 \r \h </w:instrText>
      </w:r>
      <w:r w:rsidR="00417EC4">
        <w:fldChar w:fldCharType="separate"/>
      </w:r>
      <w:r w:rsidR="00335CE1">
        <w:t>A1</w:t>
      </w:r>
      <w:r w:rsidR="00417EC4">
        <w:fldChar w:fldCharType="end"/>
      </w:r>
      <w:r w:rsidR="00417EC4">
        <w:t xml:space="preserve"> describes the differences between system load and operational demand</w:t>
      </w:r>
      <w:r>
        <w:t>.</w:t>
      </w:r>
      <w:r w:rsidR="00946BFA">
        <w:t xml:space="preserve"> </w:t>
      </w:r>
    </w:p>
    <w:p w:rsidRPr="00824F84" w:rsidR="000F1847" w:rsidP="000F1847" w:rsidRDefault="000F1847" w14:paraId="4BC19052" w14:textId="7787B046">
      <w:pPr>
        <w:pStyle w:val="Heading3"/>
      </w:pPr>
      <w:r w:rsidRPr="00824F84">
        <w:t xml:space="preserve">Peak </w:t>
      </w:r>
      <w:r w:rsidR="007C1AE1">
        <w:t>d</w:t>
      </w:r>
      <w:r w:rsidRPr="00824F84">
        <w:t>emand</w:t>
      </w:r>
    </w:p>
    <w:p w:rsidR="000F1847" w:rsidP="000F1847" w:rsidRDefault="000F1847" w14:paraId="5BCA88D5" w14:textId="3802806C">
      <w:r w:rsidRPr="00AB37D1">
        <w:t xml:space="preserve">AEMO considers that emerging </w:t>
      </w:r>
      <w:r w:rsidR="001343E1">
        <w:t xml:space="preserve">facility </w:t>
      </w:r>
      <w:r w:rsidR="00EE1AC7">
        <w:t>availability</w:t>
      </w:r>
      <w:r w:rsidRPr="00AB37D1">
        <w:t xml:space="preserve"> issues are a significant risk to </w:t>
      </w:r>
      <w:r w:rsidR="007C5876">
        <w:t>P</w:t>
      </w:r>
      <w:r>
        <w:t xml:space="preserve">ower </w:t>
      </w:r>
      <w:r w:rsidR="007C5876">
        <w:t>S</w:t>
      </w:r>
      <w:r>
        <w:t xml:space="preserve">ystem </w:t>
      </w:r>
      <w:r w:rsidR="007C5876">
        <w:t>S</w:t>
      </w:r>
      <w:r>
        <w:t xml:space="preserve">ecurity and </w:t>
      </w:r>
      <w:r w:rsidRPr="00AB37D1">
        <w:t xml:space="preserve">the </w:t>
      </w:r>
      <w:r w:rsidRPr="00F81B25">
        <w:t>effectiveness</w:t>
      </w:r>
      <w:r w:rsidRPr="00F81B25" w:rsidDel="00F81B25">
        <w:t xml:space="preserve"> </w:t>
      </w:r>
      <w:r w:rsidRPr="00AB37D1">
        <w:t xml:space="preserve">of the </w:t>
      </w:r>
      <w:r w:rsidR="00D222A9">
        <w:t>Reserve Capacity Mechanism (</w:t>
      </w:r>
      <w:r w:rsidRPr="00AB37D1">
        <w:t>RCM</w:t>
      </w:r>
      <w:r w:rsidR="00D222A9">
        <w:t>)</w:t>
      </w:r>
      <w:r>
        <w:t xml:space="preserve"> for the </w:t>
      </w:r>
      <w:r w:rsidRPr="00DF0985">
        <w:t>2024-25 Capacity Year</w:t>
      </w:r>
      <w:r w:rsidRPr="00AB37D1">
        <w:t>.</w:t>
      </w:r>
      <w:r w:rsidDel="00322787">
        <w:t xml:space="preserve"> </w:t>
      </w:r>
    </w:p>
    <w:p w:rsidR="000F1847" w:rsidP="000F1847" w:rsidRDefault="00F273CE" w14:paraId="311D4258" w14:textId="7737510B">
      <w:r>
        <w:t>T</w:t>
      </w:r>
      <w:r w:rsidR="00864E77">
        <w:t xml:space="preserve">he Certified Reserve Capacity process </w:t>
      </w:r>
      <w:r w:rsidR="00F2323F">
        <w:t xml:space="preserve">for the 2022 Reserve Capacity Cycle (2024-25 Capacity Year) </w:t>
      </w:r>
      <w:r>
        <w:t>is underway. If that process results</w:t>
      </w:r>
      <w:r w:rsidR="00F2323F">
        <w:t xml:space="preserve"> in</w:t>
      </w:r>
      <w:r w:rsidR="00864E77">
        <w:t xml:space="preserve"> </w:t>
      </w:r>
      <w:r w:rsidR="008B2AAA">
        <w:t xml:space="preserve">a </w:t>
      </w:r>
      <w:r>
        <w:t xml:space="preserve">capacity </w:t>
      </w:r>
      <w:r w:rsidR="008B2AAA">
        <w:t>shortfall</w:t>
      </w:r>
      <w:r>
        <w:t xml:space="preserve">, then </w:t>
      </w:r>
      <w:r w:rsidR="002671D3">
        <w:t>a supplementary capacity process for the 2024-25 Capacity Year may be required</w:t>
      </w:r>
      <w:r w:rsidR="00C02A1B">
        <w:t>, but may not fully address the capacity shortfall.</w:t>
      </w:r>
      <w:r w:rsidR="00864E77">
        <w:t xml:space="preserve"> </w:t>
      </w:r>
    </w:p>
    <w:p w:rsidR="000F1847" w:rsidP="000F1847" w:rsidRDefault="000F1847" w14:paraId="4A86EF21" w14:textId="7A15ED7E">
      <w:r>
        <w:t>As such, AEMO considers that the existing</w:t>
      </w:r>
      <w:r w:rsidRPr="00FC1767">
        <w:t xml:space="preserve"> mechanisms under the WEM Rules</w:t>
      </w:r>
      <w:r>
        <w:t xml:space="preserve"> </w:t>
      </w:r>
      <w:r w:rsidR="00866832">
        <w:t xml:space="preserve">may not be sufficient to address </w:t>
      </w:r>
      <w:r w:rsidR="00B010E2">
        <w:t>the risk identified above.</w:t>
      </w:r>
    </w:p>
    <w:p w:rsidRPr="00824F84" w:rsidR="00F97350" w:rsidP="00824F84" w:rsidRDefault="002868DB" w14:paraId="5CFC79CC" w14:textId="2B825C40">
      <w:pPr>
        <w:pStyle w:val="Heading3"/>
      </w:pPr>
      <w:r w:rsidRPr="00824F84">
        <w:t>M</w:t>
      </w:r>
      <w:r w:rsidRPr="00824F84" w:rsidR="00F97350">
        <w:t xml:space="preserve">inimum </w:t>
      </w:r>
      <w:r w:rsidR="007C1AE1">
        <w:t>d</w:t>
      </w:r>
      <w:r w:rsidRPr="00824F84" w:rsidR="00F97350">
        <w:t>emand</w:t>
      </w:r>
    </w:p>
    <w:p w:rsidR="00F97350" w:rsidP="00775754" w:rsidRDefault="002868DB" w14:paraId="6AEC9CE9" w14:textId="3B0CB193">
      <w:r>
        <w:t xml:space="preserve">The </w:t>
      </w:r>
      <w:r w:rsidR="00906AB1">
        <w:t xml:space="preserve">SWIS </w:t>
      </w:r>
      <w:r>
        <w:t>minimum</w:t>
      </w:r>
      <w:r w:rsidR="00A97FC1">
        <w:t xml:space="preserve"> operational</w:t>
      </w:r>
      <w:r>
        <w:t xml:space="preserve"> demand </w:t>
      </w:r>
      <w:r w:rsidR="00DA4919">
        <w:t xml:space="preserve">level </w:t>
      </w:r>
      <w:r>
        <w:t>continue</w:t>
      </w:r>
      <w:r w:rsidR="00E01175">
        <w:t>s</w:t>
      </w:r>
      <w:r>
        <w:t xml:space="preserve"> to reduce as generation </w:t>
      </w:r>
      <w:r w:rsidR="000D67F5">
        <w:t xml:space="preserve">from </w:t>
      </w:r>
      <w:r>
        <w:t>uncontrolled DPV increasingly contributes to underlying demand.</w:t>
      </w:r>
    </w:p>
    <w:p w:rsidR="002868DB" w:rsidP="00775754" w:rsidRDefault="002868DB" w14:paraId="31640351" w14:textId="1BB96AB4">
      <w:r>
        <w:t xml:space="preserve">AEMO identified this issue as a </w:t>
      </w:r>
      <w:r w:rsidR="00506FE2">
        <w:t>priority action</w:t>
      </w:r>
      <w:r w:rsidR="00920AF8">
        <w:t xml:space="preserve"> in the </w:t>
      </w:r>
      <w:r w:rsidR="00506FE2">
        <w:t>Renewable Energy Integration – SWIS Update</w:t>
      </w:r>
      <w:r w:rsidR="00920AF8">
        <w:t xml:space="preserve"> report</w:t>
      </w:r>
      <w:r w:rsidR="000739F4">
        <w:rPr>
          <w:rStyle w:val="FootnoteReference"/>
        </w:rPr>
        <w:footnoteReference w:id="2"/>
      </w:r>
      <w:r w:rsidRPr="0058376F" w:rsidR="0058376F">
        <w:t xml:space="preserve"> </w:t>
      </w:r>
      <w:r w:rsidR="000739F4">
        <w:t xml:space="preserve">published in </w:t>
      </w:r>
      <w:r w:rsidR="0058376F">
        <w:t>September 2021</w:t>
      </w:r>
      <w:r w:rsidR="009157C1">
        <w:t>.</w:t>
      </w:r>
      <w:r w:rsidR="00000370">
        <w:t xml:space="preserve"> </w:t>
      </w:r>
      <w:r w:rsidR="005D7693">
        <w:t xml:space="preserve">As a result of </w:t>
      </w:r>
      <w:r w:rsidR="00BF512A">
        <w:t>that</w:t>
      </w:r>
      <w:r w:rsidR="005D7693">
        <w:t xml:space="preserve"> report</w:t>
      </w:r>
      <w:r w:rsidR="00E62B0C">
        <w:t>,</w:t>
      </w:r>
      <w:r w:rsidDel="002B13F1" w:rsidR="00920AF8">
        <w:t xml:space="preserve"> </w:t>
      </w:r>
      <w:r w:rsidR="00BF512A">
        <w:t>t</w:t>
      </w:r>
      <w:r w:rsidR="00855DDE">
        <w:t xml:space="preserve">he </w:t>
      </w:r>
      <w:r w:rsidR="00AD7D9A">
        <w:t>W</w:t>
      </w:r>
      <w:r w:rsidR="00DB7845">
        <w:t>estern Australian</w:t>
      </w:r>
      <w:r w:rsidR="00AD7D9A">
        <w:t xml:space="preserve"> Government </w:t>
      </w:r>
      <w:r w:rsidR="00855DDE">
        <w:t>introduced</w:t>
      </w:r>
      <w:r w:rsidR="00FD7C6A">
        <w:t xml:space="preserve"> </w:t>
      </w:r>
      <w:r w:rsidR="008D7109">
        <w:t>an emergency solar management</w:t>
      </w:r>
      <w:r w:rsidDel="00340393" w:rsidR="00920AF8">
        <w:t xml:space="preserve"> </w:t>
      </w:r>
      <w:r w:rsidR="008D7109">
        <w:t>scheme</w:t>
      </w:r>
      <w:r w:rsidDel="00340393" w:rsidR="00920AF8">
        <w:t xml:space="preserve"> </w:t>
      </w:r>
      <w:r w:rsidR="00920AF8">
        <w:t xml:space="preserve">to enable AEMO, </w:t>
      </w:r>
      <w:r w:rsidR="00DB2C7F">
        <w:t xml:space="preserve">when the SWIS is </w:t>
      </w:r>
      <w:r w:rsidR="00CB5B59">
        <w:t xml:space="preserve">in </w:t>
      </w:r>
      <w:r w:rsidR="00920AF8">
        <w:t xml:space="preserve">an </w:t>
      </w:r>
      <w:r w:rsidR="00DB2C7F">
        <w:t>E</w:t>
      </w:r>
      <w:r w:rsidR="008E2590">
        <w:t xml:space="preserve">mergency </w:t>
      </w:r>
      <w:r w:rsidR="00DB2C7F">
        <w:t>O</w:t>
      </w:r>
      <w:r w:rsidR="008E2590">
        <w:t xml:space="preserve">perating </w:t>
      </w:r>
      <w:r w:rsidR="00DB2C7F">
        <w:t>S</w:t>
      </w:r>
      <w:r w:rsidR="008E2590">
        <w:t>tate</w:t>
      </w:r>
      <w:r w:rsidR="00920AF8">
        <w:t xml:space="preserve">, to </w:t>
      </w:r>
      <w:r w:rsidR="002A024C">
        <w:t>direct</w:t>
      </w:r>
      <w:r w:rsidR="00920AF8">
        <w:t xml:space="preserve"> Western Power</w:t>
      </w:r>
      <w:r w:rsidR="0047149F">
        <w:t xml:space="preserve"> to maintain demand </w:t>
      </w:r>
      <w:r w:rsidR="00947970">
        <w:t>above AEMO’s</w:t>
      </w:r>
      <w:r w:rsidR="0047149F">
        <w:t xml:space="preserve"> Minimum Demand Threshold</w:t>
      </w:r>
      <w:r w:rsidR="00442B11">
        <w:t>.</w:t>
      </w:r>
      <w:r w:rsidR="00B43509">
        <w:t xml:space="preserve"> Where insufficient emergency solar management is available</w:t>
      </w:r>
      <w:r w:rsidR="00F174E3">
        <w:t>,</w:t>
      </w:r>
      <w:r w:rsidR="00442B11">
        <w:t xml:space="preserve"> Western </w:t>
      </w:r>
      <w:r w:rsidR="00E67FC0">
        <w:t>Power</w:t>
      </w:r>
      <w:r w:rsidR="006D2C5F">
        <w:t xml:space="preserve">’s </w:t>
      </w:r>
      <w:r w:rsidR="00562973">
        <w:t>last</w:t>
      </w:r>
      <w:r w:rsidR="000C699C">
        <w:t>-resort</w:t>
      </w:r>
      <w:r w:rsidR="006D2C5F">
        <w:t xml:space="preserve"> mechanism to </w:t>
      </w:r>
      <w:r w:rsidR="00083136">
        <w:t>maintain demand level</w:t>
      </w:r>
      <w:r w:rsidR="00562973">
        <w:t>s</w:t>
      </w:r>
      <w:r w:rsidR="00083136">
        <w:t xml:space="preserve"> is</w:t>
      </w:r>
      <w:r w:rsidR="00B05618">
        <w:t xml:space="preserve"> </w:t>
      </w:r>
      <w:r w:rsidR="00083136">
        <w:t xml:space="preserve">to </w:t>
      </w:r>
      <w:r w:rsidR="00B05618">
        <w:t>curtail DPV</w:t>
      </w:r>
      <w:r w:rsidR="00E72190">
        <w:t xml:space="preserve"> at a feeder level</w:t>
      </w:r>
      <w:r w:rsidR="00702C15">
        <w:t>,</w:t>
      </w:r>
      <w:r w:rsidR="00CA1E2F">
        <w:t xml:space="preserve"> which also results in l</w:t>
      </w:r>
      <w:r w:rsidR="00596804">
        <w:t>o</w:t>
      </w:r>
      <w:r w:rsidR="00CA1E2F">
        <w:t>ad-shedding</w:t>
      </w:r>
      <w:r w:rsidR="00920AF8">
        <w:t>.</w:t>
      </w:r>
      <w:r w:rsidR="000F7400">
        <w:t xml:space="preserve"> </w:t>
      </w:r>
    </w:p>
    <w:p w:rsidR="004871F8" w:rsidP="00775754" w:rsidRDefault="00F03189" w14:paraId="2E03FB0A" w14:textId="4319CF9A">
      <w:r>
        <w:t>A</w:t>
      </w:r>
      <w:r w:rsidR="004C7977">
        <w:t xml:space="preserve">EMO considers that a regular </w:t>
      </w:r>
      <w:r>
        <w:t xml:space="preserve">forecast </w:t>
      </w:r>
      <w:r w:rsidR="004C7977">
        <w:t>of</w:t>
      </w:r>
      <w:r w:rsidR="000B2216">
        <w:t xml:space="preserve"> an Emergency Operating State</w:t>
      </w:r>
      <w:r w:rsidR="004C7977">
        <w:t xml:space="preserve">, with consequent management of Power System Security through Emergency Operating </w:t>
      </w:r>
      <w:r w:rsidR="00305DEC">
        <w:t xml:space="preserve">State </w:t>
      </w:r>
      <w:r w:rsidR="004C7977">
        <w:t>powers</w:t>
      </w:r>
      <w:r w:rsidR="00305DEC">
        <w:t>,</w:t>
      </w:r>
      <w:r w:rsidR="004C7977">
        <w:t xml:space="preserve"> meets</w:t>
      </w:r>
      <w:r w:rsidR="00CD353F">
        <w:t xml:space="preserve"> the</w:t>
      </w:r>
      <w:r w:rsidR="004C7977">
        <w:t xml:space="preserve"> trigger conditions </w:t>
      </w:r>
      <w:r w:rsidR="00E93AFF">
        <w:t xml:space="preserve">for AEMO’s request to trigger an NCESS procurement process </w:t>
      </w:r>
      <w:r w:rsidR="00460AFA">
        <w:t>under 3.</w:t>
      </w:r>
      <w:r w:rsidRPr="009F5157" w:rsidR="00460AFA">
        <w:t>11A.2A(a) of the WEM Rules</w:t>
      </w:r>
      <w:r w:rsidR="00460AFA">
        <w:t>.</w:t>
      </w:r>
    </w:p>
    <w:p w:rsidR="00B66440" w:rsidP="00775754" w:rsidRDefault="004871F8" w14:paraId="33EB39BD" w14:textId="4B0065ED">
      <w:r>
        <w:t xml:space="preserve">As </w:t>
      </w:r>
      <w:r w:rsidR="00260B4A">
        <w:t xml:space="preserve">the WEM Rules </w:t>
      </w:r>
      <w:r w:rsidR="007124DF">
        <w:t xml:space="preserve">do not provide other mechanisms for AEMO to </w:t>
      </w:r>
      <w:r w:rsidR="004F6539">
        <w:t xml:space="preserve">ensure </w:t>
      </w:r>
      <w:r w:rsidR="00A344BF">
        <w:t>P</w:t>
      </w:r>
      <w:r w:rsidR="000B7B61">
        <w:t xml:space="preserve">ower </w:t>
      </w:r>
      <w:r w:rsidR="00A344BF">
        <w:t>S</w:t>
      </w:r>
      <w:r w:rsidR="000B7B61">
        <w:t xml:space="preserve">ystem </w:t>
      </w:r>
      <w:r w:rsidR="00A344BF">
        <w:t>S</w:t>
      </w:r>
      <w:r w:rsidR="000B7B61">
        <w:t xml:space="preserve">ecurity </w:t>
      </w:r>
      <w:r w:rsidR="00D1574F">
        <w:t xml:space="preserve">in light of </w:t>
      </w:r>
      <w:r w:rsidR="007124DF">
        <w:t>this risk</w:t>
      </w:r>
      <w:r>
        <w:t>, AEMO considers that existing</w:t>
      </w:r>
      <w:r w:rsidRPr="00FC1767">
        <w:t xml:space="preserve"> mechanisms under the WEM Rules</w:t>
      </w:r>
      <w:r>
        <w:t xml:space="preserve"> </w:t>
      </w:r>
      <w:r w:rsidR="00FF5443">
        <w:t xml:space="preserve">may not be sufficient to address </w:t>
      </w:r>
      <w:r>
        <w:t>th</w:t>
      </w:r>
      <w:r w:rsidR="00FF5443">
        <w:t>e</w:t>
      </w:r>
      <w:r>
        <w:t xml:space="preserve"> risk</w:t>
      </w:r>
      <w:r w:rsidR="00FF5443">
        <w:t xml:space="preserve"> identified above</w:t>
      </w:r>
      <w:r>
        <w:t>.</w:t>
      </w:r>
      <w:r w:rsidR="00B66440">
        <w:t xml:space="preserve"> </w:t>
      </w:r>
    </w:p>
    <w:p w:rsidR="00F82F93" w:rsidP="00B05618" w:rsidRDefault="00456E01" w14:paraId="7C6A7237" w14:textId="3A5339B7">
      <w:pPr>
        <w:pStyle w:val="Heading2"/>
      </w:pPr>
      <w:bookmarkStart w:name="_Toc121333354" w:id="25"/>
      <w:r>
        <w:t>Services required</w:t>
      </w:r>
      <w:bookmarkEnd w:id="25"/>
    </w:p>
    <w:p w:rsidR="00CC3B1E" w:rsidP="00B76738" w:rsidRDefault="00CC3B1E" w14:paraId="4DA37572" w14:textId="5BA90BC0">
      <w:r>
        <w:t>The services</w:t>
      </w:r>
      <w:r w:rsidR="00170C5E">
        <w:t xml:space="preserve"> AEMO seek</w:t>
      </w:r>
      <w:r w:rsidR="00536D11">
        <w:t>s</w:t>
      </w:r>
      <w:r w:rsidR="00170C5E">
        <w:t xml:space="preserve"> to procure, in the event that the Coordinator </w:t>
      </w:r>
      <w:r w:rsidR="00F90210">
        <w:t>decides</w:t>
      </w:r>
      <w:r w:rsidR="00170C5E">
        <w:t xml:space="preserve"> to trigger an NCESS procurement process, are:</w:t>
      </w:r>
    </w:p>
    <w:p w:rsidRPr="00B76738" w:rsidR="00B76738" w:rsidP="00032B5B" w:rsidRDefault="00107405" w14:paraId="6B894A4E" w14:textId="4939C319">
      <w:pPr>
        <w:pStyle w:val="ListBullet"/>
      </w:pPr>
      <w:r>
        <w:t>a Peak Demand Service</w:t>
      </w:r>
      <w:r w:rsidRPr="00B76738">
        <w:t xml:space="preserve"> </w:t>
      </w:r>
      <w:r w:rsidRPr="00B76738" w:rsidR="00B76738">
        <w:t>(</w:t>
      </w:r>
      <w:r w:rsidR="00CC3B1E">
        <w:t xml:space="preserve">capability </w:t>
      </w:r>
      <w:r w:rsidR="00A90EF7">
        <w:t xml:space="preserve">to </w:t>
      </w:r>
      <w:r w:rsidRPr="00B76738" w:rsidR="00B76738">
        <w:t xml:space="preserve">increase </w:t>
      </w:r>
      <w:r w:rsidR="008A4A5E">
        <w:t>i</w:t>
      </w:r>
      <w:r w:rsidRPr="00B76738" w:rsidR="00AE3573">
        <w:t xml:space="preserve">njection </w:t>
      </w:r>
      <w:r w:rsidRPr="00B76738" w:rsidR="00B76738">
        <w:t xml:space="preserve">or decrease </w:t>
      </w:r>
      <w:r w:rsidR="008A4A5E">
        <w:t>w</w:t>
      </w:r>
      <w:r w:rsidR="00AE3573">
        <w:t>ithdrawal</w:t>
      </w:r>
      <w:r w:rsidRPr="00B76738" w:rsidR="00B76738">
        <w:t>)</w:t>
      </w:r>
      <w:r w:rsidR="00CA3068">
        <w:rPr>
          <w:rStyle w:val="FootnoteReference"/>
        </w:rPr>
        <w:footnoteReference w:id="3"/>
      </w:r>
      <w:r w:rsidR="00CC3B1E">
        <w:t>; and</w:t>
      </w:r>
    </w:p>
    <w:p w:rsidRPr="00B76738" w:rsidR="00B76738" w:rsidP="00032B5B" w:rsidRDefault="00107405" w14:paraId="0CF491F1" w14:textId="0726E1C3">
      <w:pPr>
        <w:pStyle w:val="ListBullet"/>
      </w:pPr>
      <w:r>
        <w:t>a Minimum Demand Service</w:t>
      </w:r>
      <w:r w:rsidRPr="00B76738">
        <w:t xml:space="preserve"> </w:t>
      </w:r>
      <w:r w:rsidRPr="00B76738" w:rsidR="00B76738">
        <w:t>(</w:t>
      </w:r>
      <w:r w:rsidR="00AE3573">
        <w:t xml:space="preserve">capability to increase </w:t>
      </w:r>
      <w:r w:rsidR="008A4A5E">
        <w:t>w</w:t>
      </w:r>
      <w:r w:rsidR="00AE3573">
        <w:t xml:space="preserve">ithdrawal or decrease </w:t>
      </w:r>
      <w:r w:rsidR="00461039">
        <w:t>i</w:t>
      </w:r>
      <w:r w:rsidR="00AE3573">
        <w:t>njection</w:t>
      </w:r>
      <w:r w:rsidRPr="00B76738" w:rsidR="00B76738">
        <w:t>)</w:t>
      </w:r>
      <w:r w:rsidR="00CC3B1E">
        <w:t>.</w:t>
      </w:r>
    </w:p>
    <w:p w:rsidRPr="00B76738" w:rsidR="001C3823" w:rsidP="00EF6F97" w:rsidRDefault="00D07B53" w14:paraId="55E55A96" w14:textId="79AFBA9F">
      <w:r>
        <w:t>E</w:t>
      </w:r>
      <w:r w:rsidR="001C3823">
        <w:t xml:space="preserve">ach service would carry availability obligations for the appropriate </w:t>
      </w:r>
      <w:r>
        <w:t>Dispatch Intervals</w:t>
      </w:r>
      <w:r w:rsidR="001B0FDF">
        <w:t>, which AEMO considers include:</w:t>
      </w:r>
    </w:p>
    <w:p w:rsidR="001B0FDF" w:rsidP="00032B5B" w:rsidRDefault="001B0FDF" w14:paraId="77820CEB" w14:textId="65975C39">
      <w:pPr>
        <w:pStyle w:val="ListBullet"/>
      </w:pPr>
      <w:r>
        <w:t xml:space="preserve">peak Dispatch Intervals specified </w:t>
      </w:r>
      <w:r w:rsidR="00107405">
        <w:t>in accordance with</w:t>
      </w:r>
      <w:r w:rsidR="00F44F7B">
        <w:t xml:space="preserve"> the WEM Rules </w:t>
      </w:r>
      <w:r>
        <w:t>as Electric Storage Resource Obligation Intervals; and</w:t>
      </w:r>
    </w:p>
    <w:p w:rsidRPr="00B76738" w:rsidR="001B0FDF" w:rsidP="00032B5B" w:rsidRDefault="001B0FDF" w14:paraId="759EB9D4" w14:textId="27B1C659">
      <w:pPr>
        <w:pStyle w:val="ListBullet"/>
      </w:pPr>
      <w:r>
        <w:t>minimum demand intervals between 9</w:t>
      </w:r>
      <w:r w:rsidR="00CD5587">
        <w:t xml:space="preserve"> am</w:t>
      </w:r>
      <w:r>
        <w:t xml:space="preserve"> and </w:t>
      </w:r>
      <w:r w:rsidR="00CD5587">
        <w:t>3 pm</w:t>
      </w:r>
      <w:r>
        <w:t xml:space="preserve">. </w:t>
      </w:r>
    </w:p>
    <w:p w:rsidRPr="00B76738" w:rsidR="00351D06" w:rsidP="00027DA3" w:rsidRDefault="00351D06" w14:paraId="3A0A03B4" w14:textId="04E12DC5">
      <w:r>
        <w:t>The contract term for the</w:t>
      </w:r>
      <w:r w:rsidR="00F54A2D">
        <w:t xml:space="preserve"> proposed NCESS</w:t>
      </w:r>
      <w:r>
        <w:t xml:space="preserve"> services would commence on 1 October 2024 </w:t>
      </w:r>
      <w:r w:rsidR="00F54A2D">
        <w:t>with</w:t>
      </w:r>
      <w:r>
        <w:t xml:space="preserve"> a </w:t>
      </w:r>
      <w:r w:rsidR="00EC7969">
        <w:t>2</w:t>
      </w:r>
      <w:r w:rsidR="00F54A2D">
        <w:t>-y</w:t>
      </w:r>
      <w:r w:rsidR="00EC7969">
        <w:t>ear duration</w:t>
      </w:r>
      <w:r w:rsidR="0081602B">
        <w:t>, with quantities of service set at the forecasted shortfalls for the 2024-25 Capacity Year</w:t>
      </w:r>
      <w:r w:rsidR="00A40814">
        <w:t xml:space="preserve"> described in </w:t>
      </w:r>
      <w:r w:rsidR="003042C2">
        <w:t xml:space="preserve">Section </w:t>
      </w:r>
      <w:r w:rsidR="003042C2">
        <w:fldChar w:fldCharType="begin"/>
      </w:r>
      <w:r w:rsidR="003042C2">
        <w:instrText xml:space="preserve"> REF _Ref121248866 \r \h </w:instrText>
      </w:r>
      <w:r w:rsidR="003042C2">
        <w:fldChar w:fldCharType="separate"/>
      </w:r>
      <w:r w:rsidR="00335CE1">
        <w:t>1.5.1</w:t>
      </w:r>
      <w:r w:rsidR="003042C2">
        <w:fldChar w:fldCharType="end"/>
      </w:r>
      <w:r w:rsidR="00261342">
        <w:t xml:space="preserve"> for a Peak Demand Service and Section </w:t>
      </w:r>
      <w:r w:rsidR="00261342">
        <w:fldChar w:fldCharType="begin"/>
      </w:r>
      <w:r w:rsidR="00261342">
        <w:instrText xml:space="preserve"> REF _Ref121249126 \r \h </w:instrText>
      </w:r>
      <w:r w:rsidR="00261342">
        <w:fldChar w:fldCharType="separate"/>
      </w:r>
      <w:r w:rsidR="00335CE1">
        <w:t>1.5.3</w:t>
      </w:r>
      <w:r w:rsidR="00261342">
        <w:fldChar w:fldCharType="end"/>
      </w:r>
      <w:r w:rsidR="00261342">
        <w:t xml:space="preserve"> for a Minimum Demand Service</w:t>
      </w:r>
      <w:r w:rsidR="0081602B">
        <w:t>.</w:t>
      </w:r>
      <w:r w:rsidR="00F54A2D">
        <w:t xml:space="preserve"> AEMO expects to gain feedback under </w:t>
      </w:r>
      <w:r w:rsidR="00622951">
        <w:t>the</w:t>
      </w:r>
      <w:r w:rsidR="00F54A2D">
        <w:t xml:space="preserve"> Expressions of Interest process to understand any economic or technical benefits associated with </w:t>
      </w:r>
      <w:r w:rsidR="00E705D0">
        <w:t xml:space="preserve">a </w:t>
      </w:r>
      <w:r w:rsidR="00F54A2D">
        <w:t>longer contract duration</w:t>
      </w:r>
      <w:r w:rsidR="008B5E66">
        <w:t xml:space="preserve"> or a change to the commencement date</w:t>
      </w:r>
      <w:r w:rsidR="00F54A2D">
        <w:t xml:space="preserve">. </w:t>
      </w:r>
    </w:p>
    <w:p w:rsidR="00CC3B1E" w:rsidP="00B76738" w:rsidRDefault="00CC3B1E" w14:paraId="6E75333F" w14:textId="126DD7B8">
      <w:r>
        <w:t xml:space="preserve">AEMO considers, subject to responses under an Expressions of Interest process, that these services may be provided concurrently or individually under </w:t>
      </w:r>
      <w:r w:rsidR="00F91A64">
        <w:t xml:space="preserve">each </w:t>
      </w:r>
      <w:r>
        <w:t xml:space="preserve">NCESS Contract. </w:t>
      </w:r>
      <w:r w:rsidR="000E528E">
        <w:t>P</w:t>
      </w:r>
      <w:r w:rsidR="005601CA">
        <w:t xml:space="preserve">roponents capable of delivering both services may present </w:t>
      </w:r>
      <w:r w:rsidR="002C086B">
        <w:t>a superior</w:t>
      </w:r>
      <w:r w:rsidR="001A19D7">
        <w:t xml:space="preserve"> operational dispatchability </w:t>
      </w:r>
      <w:r w:rsidR="00B15F96">
        <w:t xml:space="preserve">(able to be called upon in real-time or close to real-time) </w:t>
      </w:r>
      <w:r w:rsidR="001A19D7">
        <w:t>and</w:t>
      </w:r>
      <w:r w:rsidR="00DF5B0B">
        <w:t>/or</w:t>
      </w:r>
      <w:r w:rsidR="001A19D7">
        <w:t xml:space="preserve"> </w:t>
      </w:r>
      <w:r w:rsidR="009676C2">
        <w:t>maximum</w:t>
      </w:r>
      <w:r w:rsidR="005601CA">
        <w:t xml:space="preserve"> value for money, </w:t>
      </w:r>
      <w:r w:rsidR="00351D06">
        <w:t>to be</w:t>
      </w:r>
      <w:r w:rsidR="005601CA">
        <w:t xml:space="preserve"> assessed under </w:t>
      </w:r>
      <w:r w:rsidR="000E7017">
        <w:t>c</w:t>
      </w:r>
      <w:r w:rsidR="00831045">
        <w:t>lause 3.11B.11 of the WEM Rules.</w:t>
      </w:r>
      <w:r w:rsidR="00D07B53">
        <w:t xml:space="preserve"> </w:t>
      </w:r>
    </w:p>
    <w:p w:rsidR="005601CA" w:rsidP="0000546B" w:rsidRDefault="005601CA" w14:paraId="2B5CB2B5" w14:textId="673AD6A4">
      <w:r>
        <w:t xml:space="preserve">AEMO considers that services may be delivered by </w:t>
      </w:r>
      <w:r w:rsidR="00DD2798">
        <w:t xml:space="preserve">either </w:t>
      </w:r>
      <w:r w:rsidR="008B5E66">
        <w:t>new</w:t>
      </w:r>
      <w:r w:rsidR="00DD2798">
        <w:t xml:space="preserve"> </w:t>
      </w:r>
      <w:r>
        <w:t xml:space="preserve">Registered Facilities through offer obligations for </w:t>
      </w:r>
      <w:r w:rsidR="00850C29">
        <w:t>i</w:t>
      </w:r>
      <w:r>
        <w:t xml:space="preserve">njection or </w:t>
      </w:r>
      <w:r w:rsidR="00850C29">
        <w:t>w</w:t>
      </w:r>
      <w:r>
        <w:t xml:space="preserve">ithdrawal in the appropriate </w:t>
      </w:r>
      <w:r w:rsidR="00DD2798">
        <w:t>Dispatch I</w:t>
      </w:r>
      <w:r>
        <w:t>ntervals</w:t>
      </w:r>
      <w:r w:rsidR="00DD2798">
        <w:t>, or</w:t>
      </w:r>
      <w:r w:rsidR="001C3823">
        <w:t xml:space="preserve"> by </w:t>
      </w:r>
      <w:r w:rsidR="00850C29">
        <w:t xml:space="preserve">unregistered generation or load </w:t>
      </w:r>
      <w:r w:rsidR="001C3823">
        <w:t xml:space="preserve">equipment </w:t>
      </w:r>
      <w:r w:rsidR="001B0FDF">
        <w:t>activat</w:t>
      </w:r>
      <w:r w:rsidR="000F6A00">
        <w:t>ed</w:t>
      </w:r>
      <w:r w:rsidR="001B0FDF">
        <w:t xml:space="preserve"> through alternative methods</w:t>
      </w:r>
      <w:r w:rsidR="002E3CCF">
        <w:rPr>
          <w:rStyle w:val="FootnoteReference"/>
        </w:rPr>
        <w:footnoteReference w:id="4"/>
      </w:r>
      <w:r w:rsidR="001B0FDF">
        <w:t>.</w:t>
      </w:r>
      <w:r w:rsidRPr="002E3CCF" w:rsidR="002E3CCF">
        <w:t xml:space="preserve"> </w:t>
      </w:r>
      <w:r w:rsidRPr="00840951" w:rsidR="00840951">
        <w:t>Contracts will be structured in a manner that ensures availability and delivery of the service without exceeding the value of the service to consumers, by</w:t>
      </w:r>
      <w:r w:rsidR="0099423E">
        <w:t>,</w:t>
      </w:r>
      <w:r w:rsidR="00840951">
        <w:t xml:space="preserve"> for example</w:t>
      </w:r>
      <w:r w:rsidR="0099423E">
        <w:t>,</w:t>
      </w:r>
      <w:r w:rsidRPr="00840951" w:rsidR="00840951">
        <w:t xml:space="preserve"> accounting for any</w:t>
      </w:r>
      <w:r w:rsidR="0099423E">
        <w:t xml:space="preserve"> relevant</w:t>
      </w:r>
      <w:r w:rsidRPr="00840951" w:rsidR="00840951">
        <w:t xml:space="preserve"> market revenues received outside of the NCESS Contract</w:t>
      </w:r>
      <w:r w:rsidR="003028AA">
        <w:rPr>
          <w:rStyle w:val="FootnoteReference"/>
        </w:rPr>
        <w:footnoteReference w:id="5"/>
      </w:r>
      <w:r w:rsidRPr="00840951" w:rsidR="00840951">
        <w:t xml:space="preserve">. </w:t>
      </w:r>
      <w:r w:rsidR="00D30183">
        <w:t xml:space="preserve">Given the </w:t>
      </w:r>
      <w:r w:rsidR="00270EDD">
        <w:t xml:space="preserve">size of the </w:t>
      </w:r>
      <w:r w:rsidR="000F6A00">
        <w:t>identified risks</w:t>
      </w:r>
      <w:r w:rsidR="00270EDD">
        <w:t xml:space="preserve">, AEMO </w:t>
      </w:r>
      <w:r w:rsidR="00384523">
        <w:t xml:space="preserve">will require that each service be </w:t>
      </w:r>
      <w:r w:rsidRPr="0030758B" w:rsidR="0030758B">
        <w:t>operationally dispatchable</w:t>
      </w:r>
      <w:r w:rsidR="00550F54">
        <w:t>,</w:t>
      </w:r>
      <w:r w:rsidR="00B43509">
        <w:t xml:space="preserve"> </w:t>
      </w:r>
      <w:r w:rsidR="0030758B">
        <w:t xml:space="preserve">and will therefore set a minimum service size of 10 MW. </w:t>
      </w:r>
      <w:r w:rsidR="002E3CCF">
        <w:t>S</w:t>
      </w:r>
      <w:r w:rsidRPr="00D07B53" w:rsidR="002E3CCF">
        <w:t xml:space="preserve">hould AEMO not receive </w:t>
      </w:r>
      <w:r w:rsidR="002E3CCF">
        <w:t xml:space="preserve">a </w:t>
      </w:r>
      <w:r w:rsidRPr="00D07B53" w:rsidR="002E3CCF">
        <w:t xml:space="preserve">sufficient quantity </w:t>
      </w:r>
      <w:r w:rsidR="002E3CCF">
        <w:t>of each</w:t>
      </w:r>
      <w:r w:rsidRPr="00D07B53" w:rsidR="002E3CCF">
        <w:t xml:space="preserve"> service, AEMO may </w:t>
      </w:r>
      <w:r w:rsidR="002E3CCF">
        <w:t xml:space="preserve">determine that not proceeding </w:t>
      </w:r>
      <w:r w:rsidRPr="00D07B53" w:rsidR="002E3CCF">
        <w:t>with the NCESS</w:t>
      </w:r>
      <w:r w:rsidR="002E3CCF">
        <w:t xml:space="preserve"> is the best option.</w:t>
      </w:r>
    </w:p>
    <w:p w:rsidR="00C1010E" w:rsidP="0000546B" w:rsidRDefault="00D20C18" w14:paraId="56A42E9C" w14:textId="567B5960">
      <w:r>
        <w:t xml:space="preserve">If </w:t>
      </w:r>
      <w:r w:rsidR="00301DFA">
        <w:t xml:space="preserve">the Coordinator </w:t>
      </w:r>
      <w:r w:rsidR="00507B9F">
        <w:t>decides</w:t>
      </w:r>
      <w:r w:rsidR="00301DFA">
        <w:t xml:space="preserve"> to trigger an NCESS procurement process, t</w:t>
      </w:r>
      <w:r w:rsidR="00C1010E">
        <w:t>he draft NCESS Service Specification, release</w:t>
      </w:r>
      <w:r w:rsidR="00FE5487">
        <w:t>d</w:t>
      </w:r>
      <w:r w:rsidR="00C1010E">
        <w:t xml:space="preserve"> alongside a request for Expressions of Interest</w:t>
      </w:r>
      <w:r w:rsidR="00FE5487">
        <w:t xml:space="preserve"> </w:t>
      </w:r>
      <w:r w:rsidR="00C1010E">
        <w:t xml:space="preserve">would outline the </w:t>
      </w:r>
      <w:r w:rsidR="00351D06">
        <w:t>full</w:t>
      </w:r>
      <w:r w:rsidR="00C1010E">
        <w:t xml:space="preserve"> </w:t>
      </w:r>
      <w:r w:rsidR="00BB31AB">
        <w:t>requirements for th</w:t>
      </w:r>
      <w:r w:rsidR="00351D06">
        <w:t>ese</w:t>
      </w:r>
      <w:r w:rsidR="00BB31AB">
        <w:t xml:space="preserve"> service</w:t>
      </w:r>
      <w:r w:rsidR="00351D06">
        <w:t>s</w:t>
      </w:r>
      <w:r w:rsidR="00BB31AB">
        <w:t>.</w:t>
      </w:r>
    </w:p>
    <w:p w:rsidR="0046018E" w:rsidP="0046018E" w:rsidRDefault="004A6C85" w14:paraId="2E060930" w14:textId="01C045D7">
      <w:pPr>
        <w:pStyle w:val="Heading3"/>
      </w:pPr>
      <w:r>
        <w:t xml:space="preserve">Provision of </w:t>
      </w:r>
      <w:r w:rsidR="00DF4414">
        <w:t>f</w:t>
      </w:r>
      <w:r w:rsidR="0046018E">
        <w:t xml:space="preserve">lexible </w:t>
      </w:r>
      <w:r w:rsidR="00DF4414">
        <w:t>c</w:t>
      </w:r>
      <w:r w:rsidR="0046018E">
        <w:t>apacity</w:t>
      </w:r>
    </w:p>
    <w:p w:rsidR="00DD0B2B" w:rsidP="002E0EEE" w:rsidRDefault="00B64387" w14:paraId="4FA17051" w14:textId="5F999319">
      <w:r>
        <w:t xml:space="preserve">In light of the review of the </w:t>
      </w:r>
      <w:r w:rsidR="0064549B">
        <w:t>RCM</w:t>
      </w:r>
      <w:r>
        <w:t xml:space="preserve"> being undertaken currently by the Coordinator, </w:t>
      </w:r>
      <w:r w:rsidR="00360961">
        <w:t>AEMO e</w:t>
      </w:r>
      <w:r w:rsidR="003B268F">
        <w:t>xpect</w:t>
      </w:r>
      <w:r w:rsidR="00360961">
        <w:t>s</w:t>
      </w:r>
      <w:r w:rsidR="003B268F">
        <w:t xml:space="preserve"> modifications to the </w:t>
      </w:r>
      <w:r w:rsidR="0064549B">
        <w:t>RCM</w:t>
      </w:r>
      <w:r w:rsidR="000C2A52">
        <w:t xml:space="preserve"> </w:t>
      </w:r>
      <w:r w:rsidR="00360961">
        <w:t>will include provision of</w:t>
      </w:r>
      <w:r w:rsidR="003B268F">
        <w:t xml:space="preserve"> </w:t>
      </w:r>
      <w:r w:rsidR="00360961">
        <w:t xml:space="preserve">a </w:t>
      </w:r>
      <w:r w:rsidR="00846F69">
        <w:t>capacity product</w:t>
      </w:r>
      <w:r w:rsidR="00360961">
        <w:t xml:space="preserve"> to ensure </w:t>
      </w:r>
      <w:r w:rsidR="00C24F65">
        <w:t xml:space="preserve">flexible </w:t>
      </w:r>
      <w:r w:rsidR="00D9799C">
        <w:t xml:space="preserve">capacity – that is, </w:t>
      </w:r>
      <w:r w:rsidR="00360961">
        <w:t xml:space="preserve">sufficient capability in the SWIS fleet to </w:t>
      </w:r>
      <w:r w:rsidR="00846F69">
        <w:t>manage ramping needs</w:t>
      </w:r>
      <w:r w:rsidR="00EC7499">
        <w:t>.</w:t>
      </w:r>
      <w:r w:rsidR="00360961">
        <w:t xml:space="preserve"> </w:t>
      </w:r>
      <w:r w:rsidR="00DD0B2B">
        <w:t xml:space="preserve">At present, </w:t>
      </w:r>
      <w:r w:rsidR="00496DAF">
        <w:t xml:space="preserve">AEMO has not identified a need for </w:t>
      </w:r>
      <w:r w:rsidR="00EC7499">
        <w:t xml:space="preserve">such a </w:t>
      </w:r>
      <w:r w:rsidR="005D6A32">
        <w:t xml:space="preserve">flexible </w:t>
      </w:r>
      <w:r w:rsidR="00EC7499">
        <w:t xml:space="preserve">service for the </w:t>
      </w:r>
      <w:r w:rsidR="00D546EC">
        <w:t>2024-25 Capacity Year</w:t>
      </w:r>
      <w:r w:rsidR="00980E66">
        <w:t xml:space="preserve">. However, operational needs for ramping will be considered as part of the </w:t>
      </w:r>
      <w:r w:rsidR="004E637F">
        <w:t xml:space="preserve">NCESS </w:t>
      </w:r>
      <w:r w:rsidR="00980E66">
        <w:t>assessment</w:t>
      </w:r>
      <w:r w:rsidR="00762609">
        <w:t xml:space="preserve">, </w:t>
      </w:r>
      <w:r w:rsidR="00D9799C">
        <w:t xml:space="preserve">and </w:t>
      </w:r>
      <w:r w:rsidR="00762609">
        <w:t>AEMO</w:t>
      </w:r>
      <w:r w:rsidR="00980E66">
        <w:t xml:space="preserve"> </w:t>
      </w:r>
      <w:r w:rsidR="00D9799C">
        <w:t>will preference</w:t>
      </w:r>
      <w:r w:rsidRPr="009A0CCD" w:rsidR="009A0CCD">
        <w:t xml:space="preserve"> </w:t>
      </w:r>
      <w:r w:rsidR="00C47ECE">
        <w:t>proponents wi</w:t>
      </w:r>
      <w:r w:rsidR="000F4605">
        <w:t xml:space="preserve">th </w:t>
      </w:r>
      <w:r w:rsidRPr="009A0CCD" w:rsidR="009A0CCD">
        <w:t xml:space="preserve">flexible capacity </w:t>
      </w:r>
      <w:r w:rsidR="00D9799C">
        <w:t>above</w:t>
      </w:r>
      <w:r w:rsidRPr="009A0CCD" w:rsidR="009A0CCD">
        <w:t xml:space="preserve"> </w:t>
      </w:r>
      <w:r w:rsidR="00F53CF4">
        <w:t>non-flexible</w:t>
      </w:r>
      <w:r w:rsidRPr="009A0CCD" w:rsidR="009A0CCD">
        <w:t xml:space="preserve"> capacity</w:t>
      </w:r>
      <w:r w:rsidR="00980E66">
        <w:t>.</w:t>
      </w:r>
    </w:p>
    <w:p w:rsidR="007E77E9" w:rsidP="00456E01" w:rsidRDefault="00B05618" w14:paraId="4FDCD8EA" w14:textId="5E6A120A">
      <w:pPr>
        <w:pStyle w:val="Heading2"/>
      </w:pPr>
      <w:bookmarkStart w:name="_Toc121333355" w:id="26"/>
      <w:r>
        <w:t>Analysis</w:t>
      </w:r>
      <w:bookmarkEnd w:id="26"/>
    </w:p>
    <w:p w:rsidR="00352288" w:rsidP="009257D8" w:rsidRDefault="00131C58" w14:paraId="4BB1D5DD" w14:textId="04ACA395">
      <w:r>
        <w:t>An</w:t>
      </w:r>
      <w:r w:rsidRPr="00352288" w:rsidR="00352288">
        <w:t xml:space="preserve"> analysis of minimum demand and peak demand risks requires assumptions </w:t>
      </w:r>
      <w:r w:rsidR="00F15520">
        <w:t xml:space="preserve">to be made regarding </w:t>
      </w:r>
      <w:r w:rsidR="006E66FD">
        <w:t xml:space="preserve">future SWIS </w:t>
      </w:r>
      <w:r w:rsidR="006F7C76">
        <w:t xml:space="preserve">operating </w:t>
      </w:r>
      <w:r w:rsidR="006E66FD">
        <w:t>conditions and how these will need to be managed in real time.</w:t>
      </w:r>
      <w:r w:rsidRPr="00352288" w:rsidR="00352288">
        <w:t xml:space="preserve"> AE</w:t>
      </w:r>
      <w:r w:rsidR="00E870E1">
        <w:t>M</w:t>
      </w:r>
      <w:r w:rsidRPr="00352288" w:rsidR="00352288">
        <w:t xml:space="preserve">O has included details of these forecast operational assumptions in this section. AEMO continues to assess the inputs to this analysis to ensure risk factors are reflective of forecast operational conditions and expected operational </w:t>
      </w:r>
      <w:r w:rsidRPr="00352288" w:rsidR="00E30D85">
        <w:t>practi</w:t>
      </w:r>
      <w:r w:rsidR="00E30D85">
        <w:t>c</w:t>
      </w:r>
      <w:r w:rsidRPr="00352288" w:rsidR="00E30D85">
        <w:t>es</w:t>
      </w:r>
      <w:r w:rsidR="00994EF6">
        <w:t>.</w:t>
      </w:r>
      <w:r w:rsidRPr="00352288" w:rsidR="00352288">
        <w:t xml:space="preserve"> AEMO may refine this analysis during any NCESS </w:t>
      </w:r>
      <w:r w:rsidR="00D211A2">
        <w:t>p</w:t>
      </w:r>
      <w:r w:rsidRPr="00352288" w:rsidR="00352288">
        <w:t>rocurement.</w:t>
      </w:r>
    </w:p>
    <w:p w:rsidR="00AD5384" w:rsidP="009257D8" w:rsidRDefault="006666E7" w14:paraId="0158DE5E" w14:textId="1768C247">
      <w:r>
        <w:t>Additional information relating to the identified shortfalls will become available as the 2022 Reserve Capacity Cycle progresses, which may alter the input assumptions associated with quantification of this service</w:t>
      </w:r>
      <w:r w:rsidR="00AD5384">
        <w:t xml:space="preserve">. However, industry feedback and AEMO’s own assessment of the development time to </w:t>
      </w:r>
      <w:r w:rsidR="00CA3695">
        <w:t xml:space="preserve">deliver new capacity in the SWIS </w:t>
      </w:r>
      <w:r w:rsidR="001672C8">
        <w:t>suggests</w:t>
      </w:r>
      <w:r w:rsidR="00CA3695">
        <w:t xml:space="preserve"> that the NCESS </w:t>
      </w:r>
      <w:r w:rsidR="001B63CD">
        <w:t>p</w:t>
      </w:r>
      <w:r w:rsidR="00CA3695">
        <w:t xml:space="preserve">rocurement </w:t>
      </w:r>
      <w:r w:rsidR="001B63CD">
        <w:t>needs to</w:t>
      </w:r>
      <w:r w:rsidR="00CA3695">
        <w:t xml:space="preserve"> be initiated ahead of completion of the 2022 Reserve Capacity Cycle</w:t>
      </w:r>
      <w:r w:rsidR="00D50627">
        <w:t xml:space="preserve"> to </w:t>
      </w:r>
      <w:r w:rsidR="008B0FDF">
        <w:t>allow</w:t>
      </w:r>
      <w:r w:rsidR="00D50627">
        <w:t xml:space="preserve"> sufficient time for proponents to deliver capacity</w:t>
      </w:r>
      <w:r w:rsidR="00CA3695">
        <w:t>.</w:t>
      </w:r>
    </w:p>
    <w:p w:rsidR="00593DAD" w:rsidP="00593DAD" w:rsidRDefault="00593DAD" w14:paraId="0EAF2EC6" w14:textId="56B5208D">
      <w:pPr>
        <w:pStyle w:val="Heading3"/>
      </w:pPr>
      <w:bookmarkStart w:name="_Ref121248866" w:id="27"/>
      <w:r>
        <w:t xml:space="preserve">Peak </w:t>
      </w:r>
      <w:r w:rsidR="007C1AE1">
        <w:t>d</w:t>
      </w:r>
      <w:r>
        <w:t>emand</w:t>
      </w:r>
      <w:bookmarkEnd w:id="27"/>
    </w:p>
    <w:p w:rsidR="00593DAD" w:rsidP="00593DAD" w:rsidRDefault="00593DAD" w14:paraId="682B1F32" w14:textId="62485408">
      <w:r>
        <w:t xml:space="preserve">AEMO has assessed fleet sufficiency to meet </w:t>
      </w:r>
      <w:r w:rsidR="007C1AE1">
        <w:t>p</w:t>
      </w:r>
      <w:r>
        <w:t xml:space="preserve">eak </w:t>
      </w:r>
      <w:r w:rsidR="007C1AE1">
        <w:t>d</w:t>
      </w:r>
      <w:r>
        <w:t xml:space="preserve">emand through analysis of the Reserve Capacity Requirement for the 2024 Capacity Year according to the </w:t>
      </w:r>
      <w:r w:rsidR="00FE003A">
        <w:t xml:space="preserve">2022 </w:t>
      </w:r>
      <w:r>
        <w:t xml:space="preserve">WEM </w:t>
      </w:r>
      <w:r w:rsidR="003908DB">
        <w:t>Electricity Statement of Opportunities</w:t>
      </w:r>
      <w:r w:rsidR="007C1AE1">
        <w:rPr>
          <w:rStyle w:val="FootnoteReference"/>
        </w:rPr>
        <w:footnoteReference w:id="6"/>
      </w:r>
      <w:r w:rsidR="007C1AE1">
        <w:t>.</w:t>
      </w:r>
      <w:r w:rsidR="003908DB">
        <w:t xml:space="preserve"> (</w:t>
      </w:r>
      <w:r w:rsidR="00BB46B6">
        <w:t xml:space="preserve">2022 WEM </w:t>
      </w:r>
      <w:r>
        <w:t>ESOO</w:t>
      </w:r>
      <w:r w:rsidR="003908DB">
        <w:t>)</w:t>
      </w:r>
      <w:r w:rsidR="005808C8">
        <w:t xml:space="preserve"> (</w:t>
      </w:r>
      <w:r w:rsidR="003D4BEA">
        <w:t>assessed according to the</w:t>
      </w:r>
      <w:r w:rsidR="005808C8">
        <w:t xml:space="preserve"> Planning Criterion under </w:t>
      </w:r>
      <w:r w:rsidR="00F64337">
        <w:t>c</w:t>
      </w:r>
      <w:r w:rsidR="00D63840">
        <w:t>lause 4.5.9 of the WEM Rules</w:t>
      </w:r>
      <w:r w:rsidR="003A2CBE">
        <w:t>)</w:t>
      </w:r>
      <w:r>
        <w:t>.</w:t>
      </w:r>
      <w:r w:rsidR="00F5342B">
        <w:t xml:space="preserve"> </w:t>
      </w:r>
      <w:r w:rsidR="004406FC">
        <w:t xml:space="preserve">Input factors are shown in </w:t>
      </w:r>
      <w:r w:rsidR="004406FC">
        <w:fldChar w:fldCharType="begin"/>
      </w:r>
      <w:r w:rsidR="004406FC">
        <w:instrText xml:space="preserve"> REF _Ref120109408 \r \h </w:instrText>
      </w:r>
      <w:r w:rsidR="004406FC">
        <w:fldChar w:fldCharType="separate"/>
      </w:r>
      <w:r w:rsidR="00335CE1">
        <w:t>Figure 1</w:t>
      </w:r>
      <w:r w:rsidR="004406FC">
        <w:fldChar w:fldCharType="end"/>
      </w:r>
      <w:r w:rsidR="00F5342B">
        <w:t xml:space="preserve"> </w:t>
      </w:r>
      <w:r w:rsidR="004406FC">
        <w:t>and include</w:t>
      </w:r>
      <w:r w:rsidR="00F5342B">
        <w:t xml:space="preserve"> new entrants, retirements and constrained access </w:t>
      </w:r>
      <w:r w:rsidR="004406FC">
        <w:t>quantities</w:t>
      </w:r>
      <w:r w:rsidR="002B5426">
        <w:t>.</w:t>
      </w:r>
    </w:p>
    <w:p w:rsidR="00EA3B53" w:rsidP="00EA3B53" w:rsidRDefault="00EA3B53" w14:paraId="11E8F0B0" w14:textId="77777777">
      <w:pPr>
        <w:keepNext/>
      </w:pPr>
      <w:r w:rsidRPr="00EA3B53">
        <w:rPr>
          <w:noProof/>
        </w:rPr>
        <w:drawing>
          <wp:inline distT="0" distB="0" distL="0" distR="0" wp14:anchorId="182E3D3B" wp14:editId="2D8B40CB">
            <wp:extent cx="6781165" cy="2830983"/>
            <wp:effectExtent l="0" t="0" r="19685" b="0"/>
            <wp:docPr id="2" name="Diagram 2">
              <a:extLst xmlns:a="http://schemas.openxmlformats.org/drawingml/2006/main">
                <a:ext uri="{FF2B5EF4-FFF2-40B4-BE49-F238E27FC236}">
                  <a16:creationId xmlns:a16="http://schemas.microsoft.com/office/drawing/2014/main" id="{D074A58C-E219-E114-CA6D-30431302F23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593DAD" w:rsidP="00AE3A5E" w:rsidRDefault="00EA3B53" w14:paraId="306CB0A7" w14:textId="72EBC04B">
      <w:pPr>
        <w:pStyle w:val="CaptionFigure"/>
      </w:pPr>
      <w:bookmarkStart w:name="_Ref120109408" w:id="28"/>
      <w:bookmarkStart w:name="_Toc121333362" w:id="29"/>
      <w:r>
        <w:t xml:space="preserve">Model inputs for </w:t>
      </w:r>
      <w:r w:rsidR="007C1AE1">
        <w:t>peak d</w:t>
      </w:r>
      <w:r>
        <w:t>emand</w:t>
      </w:r>
      <w:bookmarkEnd w:id="28"/>
      <w:bookmarkEnd w:id="29"/>
    </w:p>
    <w:p w:rsidR="003A63F4" w:rsidP="008C5C37" w:rsidRDefault="00991E2C" w14:paraId="085EA594" w14:textId="215941DE">
      <w:pPr>
        <w:rPr>
          <w:noProof/>
        </w:rPr>
      </w:pPr>
      <w:r>
        <w:fldChar w:fldCharType="begin"/>
      </w:r>
      <w:r>
        <w:instrText xml:space="preserve"> REF _Ref120109386 \r \h </w:instrText>
      </w:r>
      <w:r>
        <w:fldChar w:fldCharType="separate"/>
      </w:r>
      <w:r w:rsidR="00335CE1">
        <w:t>Figure 2</w:t>
      </w:r>
      <w:r>
        <w:fldChar w:fldCharType="end"/>
      </w:r>
      <w:r w:rsidR="00D50381">
        <w:t xml:space="preserve"> </w:t>
      </w:r>
      <w:r w:rsidR="00341A38">
        <w:t>shows</w:t>
      </w:r>
      <w:r w:rsidR="00A97FC1">
        <w:t xml:space="preserve"> </w:t>
      </w:r>
      <w:r w:rsidR="00097F02">
        <w:rPr>
          <w:rStyle w:val="normaltextrun"/>
          <w:shd w:val="clear" w:color="auto" w:fill="FFFFFF"/>
        </w:rPr>
        <w:t>changes to capacity forecasted for the 2024-25 Capacity Year</w:t>
      </w:r>
      <w:r w:rsidR="005B037D">
        <w:rPr>
          <w:rStyle w:val="normaltextrun"/>
          <w:shd w:val="clear" w:color="auto" w:fill="FFFFFF"/>
        </w:rPr>
        <w:t xml:space="preserve"> from</w:t>
      </w:r>
      <w:r w:rsidR="00097F02">
        <w:rPr>
          <w:rStyle w:val="normaltextrun"/>
          <w:shd w:val="clear" w:color="auto" w:fill="FFFFFF"/>
        </w:rPr>
        <w:t xml:space="preserve"> 2022</w:t>
      </w:r>
      <w:r w:rsidR="006C7596">
        <w:rPr>
          <w:rStyle w:val="normaltextrun"/>
          <w:shd w:val="clear" w:color="auto" w:fill="FFFFFF"/>
        </w:rPr>
        <w:t>-</w:t>
      </w:r>
      <w:r w:rsidR="00097F02">
        <w:rPr>
          <w:rStyle w:val="normaltextrun"/>
          <w:shd w:val="clear" w:color="auto" w:fill="FFFFFF"/>
        </w:rPr>
        <w:t>23</w:t>
      </w:r>
      <w:r w:rsidR="00853A9D">
        <w:rPr>
          <w:rStyle w:val="normaltextrun"/>
          <w:shd w:val="clear" w:color="auto" w:fill="FFFFFF"/>
        </w:rPr>
        <w:t xml:space="preserve"> values</w:t>
      </w:r>
      <w:r w:rsidR="00097F02">
        <w:rPr>
          <w:rStyle w:val="normaltextrun"/>
          <w:shd w:val="clear" w:color="auto" w:fill="FFFFFF"/>
        </w:rPr>
        <w:t xml:space="preserve"> </w:t>
      </w:r>
      <w:r w:rsidR="00C55227">
        <w:t>and identifies a shortfall</w:t>
      </w:r>
      <w:r w:rsidR="00774B99">
        <w:t xml:space="preserve"> </w:t>
      </w:r>
      <w:r w:rsidR="00F11CE1">
        <w:t>of up to 730</w:t>
      </w:r>
      <w:r w:rsidR="00C55227">
        <w:t xml:space="preserve"> MW </w:t>
      </w:r>
      <w:r w:rsidR="006E49C7">
        <w:t>based on</w:t>
      </w:r>
      <w:r w:rsidR="00A97FC1">
        <w:t xml:space="preserve"> AEMO’s best estimates</w:t>
      </w:r>
      <w:r w:rsidR="00D9313F">
        <w:t>, at the time of drafting this submission</w:t>
      </w:r>
      <w:r w:rsidR="00F058FA">
        <w:t>, u</w:t>
      </w:r>
      <w:r w:rsidR="00737DCC">
        <w:t>sing</w:t>
      </w:r>
      <w:r w:rsidR="00A97FC1">
        <w:t xml:space="preserve"> </w:t>
      </w:r>
      <w:r w:rsidR="00632C72">
        <w:t xml:space="preserve">the </w:t>
      </w:r>
      <w:r w:rsidR="009972CB">
        <w:t xml:space="preserve">assumptions </w:t>
      </w:r>
      <w:r w:rsidR="009626C2">
        <w:t xml:space="preserve">detailed in </w:t>
      </w:r>
      <w:r w:rsidR="00B473D3">
        <w:fldChar w:fldCharType="begin"/>
      </w:r>
      <w:r w:rsidR="00B473D3">
        <w:instrText xml:space="preserve"> REF _Ref120109408 \r \h </w:instrText>
      </w:r>
      <w:r w:rsidR="00B473D3">
        <w:fldChar w:fldCharType="separate"/>
      </w:r>
      <w:r w:rsidR="008F5B53">
        <w:t>Figure 1</w:t>
      </w:r>
      <w:r w:rsidR="00B473D3">
        <w:fldChar w:fldCharType="end"/>
      </w:r>
      <w:r w:rsidR="00271BBD">
        <w:t xml:space="preserve">, </w:t>
      </w:r>
      <w:r w:rsidR="00F058FA">
        <w:t xml:space="preserve">which </w:t>
      </w:r>
      <w:r w:rsidR="41B21447">
        <w:t xml:space="preserve">are </w:t>
      </w:r>
      <w:r w:rsidR="00271BBD">
        <w:t xml:space="preserve">described </w:t>
      </w:r>
      <w:r w:rsidR="00311A14">
        <w:t xml:space="preserve">in </w:t>
      </w:r>
      <w:r w:rsidR="00271BBD">
        <w:t xml:space="preserve">further detail </w:t>
      </w:r>
      <w:r w:rsidR="00311A14">
        <w:t>below</w:t>
      </w:r>
      <w:r w:rsidR="009626C2">
        <w:t>.</w:t>
      </w:r>
      <w:r w:rsidR="007A707C">
        <w:t xml:space="preserve"> </w:t>
      </w:r>
      <w:r w:rsidR="00522AD2">
        <w:t>O</w:t>
      </w:r>
      <w:r w:rsidR="00522AD2">
        <w:rPr>
          <w:rStyle w:val="normaltextrun"/>
          <w:shd w:val="clear" w:color="auto" w:fill="FFFFFF"/>
        </w:rPr>
        <w:t>perationally</w:t>
      </w:r>
      <w:r w:rsidR="007A707C">
        <w:rPr>
          <w:rStyle w:val="normaltextrun"/>
          <w:shd w:val="clear" w:color="auto" w:fill="FFFFFF"/>
        </w:rPr>
        <w:t xml:space="preserve"> available capacity in 2022 is currently reduced due to </w:t>
      </w:r>
      <w:r w:rsidR="00B2658B">
        <w:rPr>
          <w:rStyle w:val="normaltextrun"/>
          <w:shd w:val="clear" w:color="auto" w:fill="FFFFFF"/>
        </w:rPr>
        <w:t xml:space="preserve">fuel </w:t>
      </w:r>
      <w:r w:rsidR="007A707C">
        <w:rPr>
          <w:rStyle w:val="normaltextrun"/>
          <w:shd w:val="clear" w:color="auto" w:fill="FFFFFF"/>
        </w:rPr>
        <w:t>supply limitations, forced outages and delays in the entry of new certified capacity for the 2022-23 Capacity Year</w:t>
      </w:r>
      <w:r w:rsidR="000E7F46">
        <w:rPr>
          <w:rStyle w:val="normaltextrun"/>
          <w:shd w:val="clear" w:color="auto" w:fill="FFFFFF"/>
        </w:rPr>
        <w:t xml:space="preserve">, </w:t>
      </w:r>
      <w:r w:rsidR="00EC64FC">
        <w:rPr>
          <w:rStyle w:val="normaltextrun"/>
          <w:shd w:val="clear" w:color="auto" w:fill="FFFFFF"/>
        </w:rPr>
        <w:t xml:space="preserve">a situation that </w:t>
      </w:r>
      <w:r w:rsidR="000E7F46">
        <w:rPr>
          <w:rStyle w:val="normaltextrun"/>
          <w:shd w:val="clear" w:color="auto" w:fill="FFFFFF"/>
        </w:rPr>
        <w:t>has resulted</w:t>
      </w:r>
      <w:r w:rsidR="007A707C">
        <w:rPr>
          <w:rStyle w:val="normaltextrun"/>
          <w:shd w:val="clear" w:color="auto" w:fill="FFFFFF"/>
        </w:rPr>
        <w:t xml:space="preserve"> </w:t>
      </w:r>
      <w:r w:rsidR="00DD706B">
        <w:rPr>
          <w:rStyle w:val="normaltextrun"/>
          <w:shd w:val="clear" w:color="auto" w:fill="FFFFFF"/>
        </w:rPr>
        <w:t>in</w:t>
      </w:r>
      <w:r w:rsidR="007A707C">
        <w:rPr>
          <w:rStyle w:val="normaltextrun"/>
          <w:shd w:val="clear" w:color="auto" w:fill="FFFFFF"/>
        </w:rPr>
        <w:t xml:space="preserve"> </w:t>
      </w:r>
      <w:r w:rsidR="00BE26AF">
        <w:rPr>
          <w:rStyle w:val="normaltextrun"/>
          <w:shd w:val="clear" w:color="auto" w:fill="FFFFFF"/>
        </w:rPr>
        <w:t xml:space="preserve">the current </w:t>
      </w:r>
      <w:r w:rsidR="00D270BB">
        <w:rPr>
          <w:rStyle w:val="normaltextrun"/>
          <w:shd w:val="clear" w:color="auto" w:fill="FFFFFF"/>
        </w:rPr>
        <w:t>s</w:t>
      </w:r>
      <w:r w:rsidR="007A707C">
        <w:rPr>
          <w:rStyle w:val="normaltextrun"/>
          <w:shd w:val="clear" w:color="auto" w:fill="FFFFFF"/>
        </w:rPr>
        <w:t xml:space="preserve">upplementary </w:t>
      </w:r>
      <w:r w:rsidR="00D270BB">
        <w:rPr>
          <w:rStyle w:val="normaltextrun"/>
          <w:shd w:val="clear" w:color="auto" w:fill="FFFFFF"/>
        </w:rPr>
        <w:t>c</w:t>
      </w:r>
      <w:r w:rsidR="007A707C">
        <w:rPr>
          <w:rStyle w:val="normaltextrun"/>
          <w:shd w:val="clear" w:color="auto" w:fill="FFFFFF"/>
        </w:rPr>
        <w:t xml:space="preserve">apacity procurement for the 2022-23 Capacity Year </w:t>
      </w:r>
      <w:r w:rsidR="00EC64FC">
        <w:rPr>
          <w:rStyle w:val="normaltextrun"/>
          <w:shd w:val="clear" w:color="auto" w:fill="FFFFFF"/>
        </w:rPr>
        <w:t xml:space="preserve">and </w:t>
      </w:r>
      <w:r w:rsidR="005B5624">
        <w:rPr>
          <w:rStyle w:val="normaltextrun"/>
          <w:shd w:val="clear" w:color="auto" w:fill="FFFFFF"/>
        </w:rPr>
        <w:t xml:space="preserve">AEMO </w:t>
      </w:r>
      <w:del w:author="Kate Ryan" w:date="2022-12-14T21:50:00Z" w:id="30">
        <w:r w:rsidDel="000F6833" w:rsidR="005B5624">
          <w:rPr>
            <w:rStyle w:val="normaltextrun"/>
            <w:shd w:val="clear" w:color="auto" w:fill="FFFFFF"/>
          </w:rPr>
          <w:delText xml:space="preserve">expects </w:delText>
        </w:r>
      </w:del>
      <w:ins w:author="Kate Ryan" w:date="2022-12-14T21:50:00Z" w:id="31">
        <w:r w:rsidR="000F6833">
          <w:rPr>
            <w:rStyle w:val="normaltextrun"/>
            <w:shd w:val="clear" w:color="auto" w:fill="FFFFFF"/>
          </w:rPr>
          <w:t xml:space="preserve">considers it likely that </w:t>
        </w:r>
      </w:ins>
      <w:ins w:author="Kate Ryan" w:date="2022-12-14T21:51:00Z" w:id="32">
        <w:r w:rsidR="000F6833">
          <w:rPr>
            <w:rStyle w:val="normaltextrun"/>
            <w:shd w:val="clear" w:color="auto" w:fill="FFFFFF"/>
          </w:rPr>
          <w:t>risks of these kinds</w:t>
        </w:r>
      </w:ins>
      <w:ins w:author="Kate Ryan" w:date="2022-12-14T21:50:00Z" w:id="33">
        <w:r w:rsidR="000F6833">
          <w:rPr>
            <w:rStyle w:val="normaltextrun"/>
            <w:shd w:val="clear" w:color="auto" w:fill="FFFFFF"/>
          </w:rPr>
          <w:t xml:space="preserve"> </w:t>
        </w:r>
      </w:ins>
      <w:r w:rsidR="00EC64FC">
        <w:rPr>
          <w:rStyle w:val="normaltextrun"/>
          <w:shd w:val="clear" w:color="auto" w:fill="FFFFFF"/>
        </w:rPr>
        <w:t xml:space="preserve">will </w:t>
      </w:r>
      <w:r w:rsidR="005B5624">
        <w:rPr>
          <w:rStyle w:val="normaltextrun"/>
          <w:shd w:val="clear" w:color="auto" w:fill="FFFFFF"/>
        </w:rPr>
        <w:t>continue</w:t>
      </w:r>
      <w:r w:rsidR="00EC64FC">
        <w:rPr>
          <w:rStyle w:val="normaltextrun"/>
          <w:shd w:val="clear" w:color="auto" w:fill="FFFFFF"/>
        </w:rPr>
        <w:t xml:space="preserve"> </w:t>
      </w:r>
      <w:r w:rsidR="00997DEB">
        <w:rPr>
          <w:rStyle w:val="normaltextrun"/>
          <w:shd w:val="clear" w:color="auto" w:fill="FFFFFF"/>
        </w:rPr>
        <w:t>in future years</w:t>
      </w:r>
      <w:r w:rsidR="00324BC7">
        <w:rPr>
          <w:rStyle w:val="normaltextrun"/>
          <w:shd w:val="clear" w:color="auto" w:fill="FFFFFF"/>
        </w:rPr>
        <w:t xml:space="preserve">, load assumptions considered </w:t>
      </w:r>
      <w:r w:rsidR="00407AFE">
        <w:rPr>
          <w:rStyle w:val="normaltextrun"/>
          <w:shd w:val="clear" w:color="auto" w:fill="FFFFFF"/>
        </w:rPr>
        <w:t xml:space="preserve">as part of triggering supplementary capacity procurement </w:t>
      </w:r>
      <w:r w:rsidR="00CB6A07">
        <w:rPr>
          <w:rStyle w:val="normaltextrun"/>
          <w:shd w:val="clear" w:color="auto" w:fill="FFFFFF"/>
        </w:rPr>
        <w:t>are integrated into</w:t>
      </w:r>
      <w:r w:rsidR="00407AFE">
        <w:rPr>
          <w:rStyle w:val="normaltextrun"/>
          <w:shd w:val="clear" w:color="auto" w:fill="FFFFFF"/>
        </w:rPr>
        <w:t xml:space="preserve"> AEMO’s forecast</w:t>
      </w:r>
      <w:r w:rsidR="00CB6A07">
        <w:rPr>
          <w:rStyle w:val="normaltextrun"/>
          <w:shd w:val="clear" w:color="auto" w:fill="FFFFFF"/>
        </w:rPr>
        <w:t>s</w:t>
      </w:r>
      <w:r w:rsidR="0077413B">
        <w:rPr>
          <w:rStyle w:val="normaltextrun"/>
          <w:shd w:val="clear" w:color="auto" w:fill="FFFFFF"/>
        </w:rPr>
        <w:t xml:space="preserve"> (including the increases in load for the 2022-23 Capacity Year identified in the 2022 WEM ESOO from the original RCR in the 2020 WEM ESOO)</w:t>
      </w:r>
      <w:r w:rsidR="00407AFE">
        <w:rPr>
          <w:rStyle w:val="normaltextrun"/>
          <w:shd w:val="clear" w:color="auto" w:fill="FFFFFF"/>
        </w:rPr>
        <w:t xml:space="preserve"> </w:t>
      </w:r>
      <w:r w:rsidR="00842363">
        <w:rPr>
          <w:rStyle w:val="normaltextrun"/>
          <w:shd w:val="clear" w:color="auto" w:fill="FFFFFF"/>
        </w:rPr>
        <w:t>by virtue of leveraging the latest AEMO forecasts in the 2022 WEM ESOO</w:t>
      </w:r>
      <w:ins w:author="Kate Ryan" w:date="2022-12-14T21:51:00Z" w:id="34">
        <w:r w:rsidR="000F6833">
          <w:rPr>
            <w:rStyle w:val="normaltextrun"/>
            <w:shd w:val="clear" w:color="auto" w:fill="FFFFFF"/>
          </w:rPr>
          <w:t>.</w:t>
        </w:r>
      </w:ins>
      <w:r w:rsidR="006666E7">
        <w:rPr>
          <w:rStyle w:val="normaltextrun"/>
          <w:shd w:val="clear" w:color="auto" w:fill="FFFFFF"/>
        </w:rPr>
        <w:t xml:space="preserve"> AEMO expects to refine this analysis following the Expressions of Interest phase of procurement, should the Coordinator determine to trigger an NCESS procurement process</w:t>
      </w:r>
      <w:r w:rsidRPr="117CE0A7" w:rsidR="005849C9">
        <w:rPr>
          <w:rStyle w:val="normaltextrun"/>
        </w:rPr>
        <w:t>.</w:t>
      </w:r>
    </w:p>
    <w:commentRangeStart w:id="35"/>
    <w:p w:rsidR="0010755F" w:rsidP="00A97FC1" w:rsidRDefault="00B5769E" w14:paraId="42A6C57C" w14:textId="66E1EAD5">
      <w:pPr>
        <w:keepNext/>
      </w:pPr>
      <w:r>
        <w:rPr>
          <w:noProof/>
        </w:rPr>
        <mc:AlternateContent>
          <mc:Choice Requires="cx1">
            <w:drawing>
              <wp:inline distT="0" distB="0" distL="0" distR="0" wp14:anchorId="03FAE5B8" wp14:editId="49231923">
                <wp:extent cx="6409055" cy="5499100"/>
                <wp:effectExtent l="0" t="0" r="10795" b="6350"/>
                <wp:docPr id="1" name="Chart 1">
                  <a:extLst xmlns:a="http://schemas.openxmlformats.org/drawingml/2006/main">
                    <a:ext uri="{FF2B5EF4-FFF2-40B4-BE49-F238E27FC236}">
                      <a16:creationId xmlns:a16="http://schemas.microsoft.com/office/drawing/2014/main" id="{BEF1F00E-1E59-413B-A144-16773CF8B2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xmlns:arto="http://schemas.microsoft.com/office/word/2006/arto">
            <w:drawing xmlns:w="http://schemas.openxmlformats.org/wordprocessingml/2006/main">
              <wp:inline xmlns:wp="http://schemas.openxmlformats.org/drawingml/2006/wordprocessingDrawing" xmlns:wp14="http://schemas.microsoft.com/office/word/2010/wordprocessingDrawing" distT="0" distB="0" distL="0" distR="0" wp14:anchorId="0ECD9EFF" wp14:editId="49231923">
                <wp:extent cx="6409055" cy="5499100"/>
                <wp:effectExtent l="0" t="0" r="10795" b="6350"/>
                <wp:docPr id="1479462312" name="Chart 1">
                  <a:extLst xmlns:a="http://schemas.openxmlformats.org/drawingml/2006/main">
                    <a:ext uri="{FF2B5EF4-FFF2-40B4-BE49-F238E27FC236}">
                      <a16:creationId xmlns:a16="http://schemas.microsoft.com/office/drawing/2014/main" id="{BEF1F00E-1E59-413B-A144-16773CF8B2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1" name="Chart 1">
                          <a:extLst>
                            <a:ext uri="{FF2B5EF4-FFF2-40B4-BE49-F238E27FC236}">
                              <a16:creationId xmlns:a16="http://schemas.microsoft.com/office/drawing/2014/main" id="{BEF1F00E-1E59-413B-A144-16773CF8B28B}"/>
                            </a:ext>
                          </a:extLst>
                        </pic:cNvPr>
                        <pic:cNvPicPr>
                          <a:picLocks noGrp="1" noRot="1" noChangeAspect="1" noMove="1" noResize="1" noEditPoints="1" noAdjustHandles="1" noChangeArrowheads="1" noChangeShapeType="1"/>
                        </pic:cNvPicPr>
                      </pic:nvPicPr>
                      <pic:blipFill>
                        <a:blip xmlns:r="http://schemas.openxmlformats.org/officeDocument/2006/relationships" r:embed="rId22"/>
                        <a:stretch>
                          <a:fillRect/>
                        </a:stretch>
                      </pic:blipFill>
                      <pic:spPr>
                        <a:xfrm>
                          <a:off x="0" y="0"/>
                          <a:ext cx="6409055" cy="5499100"/>
                        </a:xfrm>
                        <a:prstGeom prst="rect">
                          <a:avLst/>
                        </a:prstGeom>
                      </pic:spPr>
                    </pic:pic>
                  </a:graphicData>
                </a:graphic>
              </wp:inline>
            </w:drawing>
          </mc:Fallback>
        </mc:AlternateContent>
      </w:r>
      <w:commentRangeEnd w:id="35"/>
      <w:r w:rsidR="007F5B49">
        <w:rPr>
          <w:rStyle w:val="CommentReference"/>
          <w:color w:val="auto"/>
        </w:rPr>
        <w:commentReference w:id="35"/>
      </w:r>
    </w:p>
    <w:p w:rsidR="00250ACC" w:rsidP="008C5C37" w:rsidRDefault="006B4DEB" w14:paraId="6156BDC5" w14:textId="1399E94C">
      <w:pPr>
        <w:pStyle w:val="CaptionFigure"/>
        <w:keepNext w:val="0"/>
      </w:pPr>
      <w:bookmarkStart w:name="_Ref120109386" w:id="36"/>
      <w:bookmarkStart w:name="_Toc121333363" w:id="37"/>
      <w:r w:rsidRPr="00AE3A5E">
        <w:t xml:space="preserve">Waterfall chart </w:t>
      </w:r>
      <w:r w:rsidR="00BE045B">
        <w:t>of</w:t>
      </w:r>
      <w:r w:rsidRPr="00AE3A5E">
        <w:t xml:space="preserve"> </w:t>
      </w:r>
      <w:r w:rsidR="00BE045B">
        <w:t xml:space="preserve">forecast </w:t>
      </w:r>
      <w:r w:rsidRPr="00AE3A5E">
        <w:t>c</w:t>
      </w:r>
      <w:r w:rsidRPr="00AE3A5E" w:rsidR="00A97FC1">
        <w:t>apacity for the 2024</w:t>
      </w:r>
      <w:r w:rsidRPr="00AE3A5E" w:rsidR="002E4B76">
        <w:t>-25</w:t>
      </w:r>
      <w:r w:rsidRPr="00AE3A5E" w:rsidR="00A97FC1">
        <w:t xml:space="preserve"> Capacity Year</w:t>
      </w:r>
      <w:bookmarkEnd w:id="36"/>
      <w:bookmarkEnd w:id="37"/>
    </w:p>
    <w:p w:rsidRPr="00A43FB0" w:rsidR="00C42025" w:rsidP="001D0BDD" w:rsidRDefault="00EC303F" w14:paraId="73733D6D" w14:textId="7664A239">
      <w:pPr>
        <w:rPr>
          <w:rStyle w:val="normaltextrun"/>
          <w:shd w:val="clear" w:color="auto" w:fill="FFFFFF"/>
        </w:rPr>
      </w:pPr>
      <w:r>
        <w:rPr>
          <w:rStyle w:val="normaltextrun"/>
          <w:shd w:val="clear" w:color="auto" w:fill="FFFFFF"/>
        </w:rPr>
        <w:t>AEMO’s</w:t>
      </w:r>
      <w:r w:rsidR="002C6765">
        <w:rPr>
          <w:rStyle w:val="normaltextrun"/>
          <w:shd w:val="clear" w:color="auto" w:fill="FFFFFF"/>
        </w:rPr>
        <w:t xml:space="preserve"> </w:t>
      </w:r>
      <w:r w:rsidR="006C3B8A">
        <w:rPr>
          <w:rStyle w:val="normaltextrun"/>
          <w:shd w:val="clear" w:color="auto" w:fill="FFFFFF"/>
        </w:rPr>
        <w:t>assessment of capacity in the</w:t>
      </w:r>
      <w:r w:rsidR="009C1B82">
        <w:rPr>
          <w:rStyle w:val="normaltextrun"/>
          <w:shd w:val="clear" w:color="auto" w:fill="FFFFFF"/>
        </w:rPr>
        <w:t xml:space="preserve"> 2024-25 Capac</w:t>
      </w:r>
      <w:r w:rsidRPr="00A43FB0" w:rsidR="009C1B82">
        <w:rPr>
          <w:rStyle w:val="normaltextrun"/>
          <w:shd w:val="clear" w:color="auto" w:fill="FFFFFF"/>
        </w:rPr>
        <w:t>ity Year</w:t>
      </w:r>
      <w:r w:rsidR="006C3B8A">
        <w:rPr>
          <w:rStyle w:val="normaltextrun"/>
          <w:shd w:val="clear" w:color="auto" w:fill="FFFFFF"/>
        </w:rPr>
        <w:t xml:space="preserve">, shown in </w:t>
      </w:r>
      <w:r w:rsidR="006C3B8A">
        <w:rPr>
          <w:rStyle w:val="normaltextrun"/>
          <w:shd w:val="clear" w:color="auto" w:fill="FFFFFF"/>
        </w:rPr>
        <w:fldChar w:fldCharType="begin"/>
      </w:r>
      <w:r w:rsidR="006C3B8A">
        <w:rPr>
          <w:rStyle w:val="normaltextrun"/>
          <w:shd w:val="clear" w:color="auto" w:fill="FFFFFF"/>
        </w:rPr>
        <w:instrText xml:space="preserve"> REF _Ref120109386 \r \h </w:instrText>
      </w:r>
      <w:r w:rsidR="006C3B8A">
        <w:rPr>
          <w:rStyle w:val="normaltextrun"/>
          <w:shd w:val="clear" w:color="auto" w:fill="FFFFFF"/>
        </w:rPr>
      </w:r>
      <w:r w:rsidR="006C3B8A">
        <w:rPr>
          <w:rStyle w:val="normaltextrun"/>
          <w:shd w:val="clear" w:color="auto" w:fill="FFFFFF"/>
        </w:rPr>
        <w:fldChar w:fldCharType="separate"/>
      </w:r>
      <w:r w:rsidR="00335CE1">
        <w:rPr>
          <w:rStyle w:val="normaltextrun"/>
          <w:shd w:val="clear" w:color="auto" w:fill="FFFFFF"/>
        </w:rPr>
        <w:t>Figure 2</w:t>
      </w:r>
      <w:r w:rsidR="006C3B8A">
        <w:rPr>
          <w:rStyle w:val="normaltextrun"/>
          <w:shd w:val="clear" w:color="auto" w:fill="FFFFFF"/>
        </w:rPr>
        <w:fldChar w:fldCharType="end"/>
      </w:r>
      <w:r w:rsidR="006C3B8A">
        <w:rPr>
          <w:rStyle w:val="normaltextrun"/>
          <w:shd w:val="clear" w:color="auto" w:fill="FFFFFF"/>
        </w:rPr>
        <w:t>,</w:t>
      </w:r>
      <w:r w:rsidRPr="00A43FB0" w:rsidR="002C6765">
        <w:rPr>
          <w:rStyle w:val="normaltextrun"/>
          <w:shd w:val="clear" w:color="auto" w:fill="FFFFFF"/>
        </w:rPr>
        <w:t xml:space="preserve"> </w:t>
      </w:r>
      <w:r w:rsidR="006B0DB7">
        <w:rPr>
          <w:rStyle w:val="normaltextrun"/>
          <w:shd w:val="clear" w:color="auto" w:fill="FFFFFF"/>
        </w:rPr>
        <w:t>includes the following increases and decreases from current Capacity Credits in 2022</w:t>
      </w:r>
      <w:r w:rsidR="00106ED3">
        <w:rPr>
          <w:rStyle w:val="normaltextrun"/>
          <w:shd w:val="clear" w:color="auto" w:fill="FFFFFF"/>
        </w:rPr>
        <w:t>-</w:t>
      </w:r>
      <w:r w:rsidR="006B0DB7">
        <w:rPr>
          <w:rStyle w:val="normaltextrun"/>
          <w:shd w:val="clear" w:color="auto" w:fill="FFFFFF"/>
        </w:rPr>
        <w:t>23</w:t>
      </w:r>
      <w:r w:rsidRPr="00A43FB0" w:rsidR="002C6765">
        <w:rPr>
          <w:rStyle w:val="normaltextrun"/>
          <w:shd w:val="clear" w:color="auto" w:fill="FFFFFF"/>
        </w:rPr>
        <w:t>:</w:t>
      </w:r>
    </w:p>
    <w:p w:rsidR="002C6765" w:rsidP="00032B5B" w:rsidRDefault="00FD075D" w14:paraId="1CAF0BA1" w14:textId="736DA11F">
      <w:pPr>
        <w:pStyle w:val="ListBullet"/>
        <w:rPr>
          <w:rStyle w:val="normaltextrun"/>
          <w:shd w:val="clear" w:color="auto" w:fill="FFFFFF"/>
        </w:rPr>
      </w:pPr>
      <w:r>
        <w:rPr>
          <w:rStyle w:val="normaltextrun"/>
          <w:shd w:val="clear" w:color="auto" w:fill="FFFFFF"/>
        </w:rPr>
        <w:t>a</w:t>
      </w:r>
      <w:r w:rsidR="00D11195">
        <w:rPr>
          <w:rStyle w:val="normaltextrun"/>
          <w:shd w:val="clear" w:color="auto" w:fill="FFFFFF"/>
        </w:rPr>
        <w:t xml:space="preserve"> conservat</w:t>
      </w:r>
      <w:r w:rsidR="00993822">
        <w:rPr>
          <w:rStyle w:val="normaltextrun"/>
          <w:shd w:val="clear" w:color="auto" w:fill="FFFFFF"/>
        </w:rPr>
        <w:t xml:space="preserve">ive estimation based on known network limitations </w:t>
      </w:r>
      <w:r w:rsidR="00AE1ED1">
        <w:rPr>
          <w:rStyle w:val="normaltextrun"/>
          <w:shd w:val="clear" w:color="auto" w:fill="FFFFFF"/>
        </w:rPr>
        <w:t xml:space="preserve">of the </w:t>
      </w:r>
      <w:r w:rsidRPr="00891264" w:rsidR="002C6765">
        <w:rPr>
          <w:rStyle w:val="normaltextrun"/>
          <w:shd w:val="clear" w:color="auto" w:fill="FFFFFF"/>
        </w:rPr>
        <w:t xml:space="preserve">impacts of </w:t>
      </w:r>
      <w:r w:rsidR="0030767B">
        <w:rPr>
          <w:rStyle w:val="normaltextrun"/>
          <w:shd w:val="clear" w:color="auto" w:fill="FFFFFF"/>
        </w:rPr>
        <w:t xml:space="preserve">Constrained Access (as estimated by the </w:t>
      </w:r>
      <w:r w:rsidRPr="00891264" w:rsidR="002C6765">
        <w:rPr>
          <w:rStyle w:val="normaltextrun"/>
          <w:shd w:val="clear" w:color="auto" w:fill="FFFFFF"/>
        </w:rPr>
        <w:t>Network Access Quantity</w:t>
      </w:r>
      <w:r w:rsidR="00B2658B">
        <w:rPr>
          <w:rStyle w:val="normaltextrun"/>
          <w:shd w:val="clear" w:color="auto" w:fill="FFFFFF"/>
        </w:rPr>
        <w:t xml:space="preserve"> (NAQ)</w:t>
      </w:r>
      <w:r w:rsidR="009C1B82">
        <w:rPr>
          <w:rStyle w:val="normaltextrun"/>
          <w:shd w:val="clear" w:color="auto" w:fill="FFFFFF"/>
        </w:rPr>
        <w:t xml:space="preserve"> framework</w:t>
      </w:r>
      <w:r w:rsidRPr="00891264" w:rsidR="002C6765">
        <w:rPr>
          <w:rStyle w:val="normaltextrun"/>
          <w:shd w:val="clear" w:color="auto" w:fill="FFFFFF"/>
        </w:rPr>
        <w:t xml:space="preserve"> </w:t>
      </w:r>
      <w:r w:rsidRPr="00891264" w:rsidR="00891264">
        <w:rPr>
          <w:rStyle w:val="normaltextrun"/>
          <w:shd w:val="clear" w:color="auto" w:fill="FFFFFF"/>
        </w:rPr>
        <w:t>on Certified Reserve Capacit</w:t>
      </w:r>
      <w:r w:rsidR="009C1B82">
        <w:rPr>
          <w:rStyle w:val="normaltextrun"/>
          <w:shd w:val="clear" w:color="auto" w:fill="FFFFFF"/>
        </w:rPr>
        <w:t>y</w:t>
      </w:r>
      <w:r w:rsidR="00AE1ED1">
        <w:rPr>
          <w:rStyle w:val="normaltextrun"/>
          <w:shd w:val="clear" w:color="auto" w:fill="FFFFFF"/>
        </w:rPr>
        <w:t xml:space="preserve"> using AEMO’s prototype </w:t>
      </w:r>
      <w:r w:rsidR="00B2658B">
        <w:rPr>
          <w:rStyle w:val="normaltextrun"/>
          <w:shd w:val="clear" w:color="auto" w:fill="FFFFFF"/>
        </w:rPr>
        <w:t xml:space="preserve">NAQ </w:t>
      </w:r>
      <w:r w:rsidR="00AE1ED1">
        <w:rPr>
          <w:rStyle w:val="normaltextrun"/>
          <w:shd w:val="clear" w:color="auto" w:fill="FFFFFF"/>
        </w:rPr>
        <w:t>model</w:t>
      </w:r>
      <w:r w:rsidR="0030767B">
        <w:rPr>
          <w:rStyle w:val="normaltextrun"/>
          <w:shd w:val="clear" w:color="auto" w:fill="FFFFFF"/>
        </w:rPr>
        <w:t>)</w:t>
      </w:r>
      <w:r w:rsidR="00891264">
        <w:rPr>
          <w:rStyle w:val="normaltextrun"/>
          <w:shd w:val="clear" w:color="auto" w:fill="FFFFFF"/>
        </w:rPr>
        <w:t>;</w:t>
      </w:r>
    </w:p>
    <w:p w:rsidR="00891264" w:rsidP="00032B5B" w:rsidRDefault="00D329FC" w14:paraId="27987538" w14:textId="44A46968">
      <w:pPr>
        <w:pStyle w:val="ListBullet"/>
        <w:rPr>
          <w:rStyle w:val="normaltextrun"/>
          <w:shd w:val="clear" w:color="auto" w:fill="FFFFFF"/>
        </w:rPr>
      </w:pPr>
      <w:r>
        <w:rPr>
          <w:rStyle w:val="normaltextrun"/>
          <w:shd w:val="clear" w:color="auto" w:fill="FFFFFF"/>
        </w:rPr>
        <w:t xml:space="preserve">announced </w:t>
      </w:r>
      <w:r w:rsidR="0030767B">
        <w:rPr>
          <w:rStyle w:val="normaltextrun"/>
          <w:shd w:val="clear" w:color="auto" w:fill="FFFFFF"/>
        </w:rPr>
        <w:t xml:space="preserve">plant </w:t>
      </w:r>
      <w:r w:rsidR="00891264">
        <w:rPr>
          <w:rStyle w:val="normaltextrun"/>
          <w:shd w:val="clear" w:color="auto" w:fill="FFFFFF"/>
        </w:rPr>
        <w:t xml:space="preserve">retirements </w:t>
      </w:r>
      <w:r w:rsidR="009C1B82">
        <w:rPr>
          <w:rStyle w:val="normaltextrun"/>
          <w:shd w:val="clear" w:color="auto" w:fill="FFFFFF"/>
        </w:rPr>
        <w:t>from October 2024</w:t>
      </w:r>
      <w:r w:rsidR="002E7EE5">
        <w:rPr>
          <w:rStyle w:val="FootnoteReference"/>
          <w:shd w:val="clear" w:color="auto" w:fill="FFFFFF"/>
        </w:rPr>
        <w:footnoteReference w:id="7"/>
      </w:r>
      <w:r w:rsidR="00406C1D">
        <w:rPr>
          <w:rStyle w:val="normaltextrun"/>
          <w:shd w:val="clear" w:color="auto" w:fill="FFFFFF"/>
        </w:rPr>
        <w:t>;</w:t>
      </w:r>
    </w:p>
    <w:p w:rsidR="00891264" w:rsidP="00032B5B" w:rsidRDefault="00E06B8C" w14:paraId="1D8DCCE6" w14:textId="7DBF4CF0">
      <w:pPr>
        <w:pStyle w:val="ListBullet"/>
        <w:rPr>
          <w:rStyle w:val="normaltextrun"/>
          <w:shd w:val="clear" w:color="auto" w:fill="FFFFFF"/>
        </w:rPr>
      </w:pPr>
      <w:r>
        <w:rPr>
          <w:rStyle w:val="normaltextrun"/>
          <w:shd w:val="clear" w:color="auto" w:fill="FFFFFF"/>
        </w:rPr>
        <w:t>reductions in capacity contribution from Facilities</w:t>
      </w:r>
      <w:r w:rsidR="00B543EE">
        <w:rPr>
          <w:rStyle w:val="normaltextrun"/>
          <w:shd w:val="clear" w:color="auto" w:fill="FFFFFF"/>
        </w:rPr>
        <w:t xml:space="preserve"> </w:t>
      </w:r>
      <w:r w:rsidR="00406C1D">
        <w:rPr>
          <w:rStyle w:val="normaltextrun"/>
          <w:shd w:val="clear" w:color="auto" w:fill="FFFFFF"/>
        </w:rPr>
        <w:t>for the 2023-24 Capacity Year</w:t>
      </w:r>
      <w:r w:rsidR="009052F0">
        <w:rPr>
          <w:rStyle w:val="FootnoteReference"/>
          <w:shd w:val="clear" w:color="auto" w:fill="FFFFFF"/>
        </w:rPr>
        <w:footnoteReference w:id="8"/>
      </w:r>
      <w:r w:rsidR="00406C1D">
        <w:rPr>
          <w:rStyle w:val="normaltextrun"/>
          <w:shd w:val="clear" w:color="auto" w:fill="FFFFFF"/>
        </w:rPr>
        <w:t>;</w:t>
      </w:r>
    </w:p>
    <w:p w:rsidR="003C275C" w:rsidP="00032B5B" w:rsidRDefault="003C275C" w14:paraId="36BAED88" w14:textId="0CA8FC82">
      <w:pPr>
        <w:pStyle w:val="ListBullet"/>
        <w:rPr>
          <w:rStyle w:val="normaltextrun"/>
          <w:shd w:val="clear" w:color="auto" w:fill="FFFFFF"/>
        </w:rPr>
      </w:pPr>
      <w:r>
        <w:rPr>
          <w:rStyle w:val="normaltextrun"/>
          <w:shd w:val="clear" w:color="auto" w:fill="FFFFFF"/>
        </w:rPr>
        <w:t xml:space="preserve">entry of new </w:t>
      </w:r>
      <w:r w:rsidR="00620DC7">
        <w:rPr>
          <w:rStyle w:val="normaltextrun"/>
          <w:shd w:val="clear" w:color="auto" w:fill="FFFFFF"/>
        </w:rPr>
        <w:t xml:space="preserve">facilities </w:t>
      </w:r>
      <w:r>
        <w:rPr>
          <w:rStyle w:val="normaltextrun"/>
          <w:shd w:val="clear" w:color="auto" w:fill="FFFFFF"/>
        </w:rPr>
        <w:t>for the 2023</w:t>
      </w:r>
      <w:r w:rsidR="002E5558">
        <w:rPr>
          <w:rStyle w:val="normaltextrun"/>
          <w:shd w:val="clear" w:color="auto" w:fill="FFFFFF"/>
        </w:rPr>
        <w:t>-24</w:t>
      </w:r>
      <w:r>
        <w:rPr>
          <w:rStyle w:val="normaltextrun"/>
          <w:shd w:val="clear" w:color="auto" w:fill="FFFFFF"/>
        </w:rPr>
        <w:t xml:space="preserve"> Capacity Year</w:t>
      </w:r>
      <w:r w:rsidR="0019259F">
        <w:rPr>
          <w:rStyle w:val="FootnoteReference"/>
          <w:shd w:val="clear" w:color="auto" w:fill="FFFFFF"/>
        </w:rPr>
        <w:footnoteReference w:id="9"/>
      </w:r>
      <w:r w:rsidR="008131FD">
        <w:rPr>
          <w:rStyle w:val="normaltextrun"/>
          <w:shd w:val="clear" w:color="auto" w:fill="FFFFFF"/>
        </w:rPr>
        <w:t xml:space="preserve"> and forecast for 2024-25 Capacity Year</w:t>
      </w:r>
      <w:r w:rsidR="008131FD">
        <w:rPr>
          <w:rStyle w:val="FootnoteReference"/>
          <w:shd w:val="clear" w:color="auto" w:fill="FFFFFF"/>
        </w:rPr>
        <w:footnoteReference w:id="10"/>
      </w:r>
      <w:r w:rsidR="00CD07B7">
        <w:rPr>
          <w:rStyle w:val="normaltextrun"/>
          <w:shd w:val="clear" w:color="auto" w:fill="FFFFFF"/>
        </w:rPr>
        <w:t>; and</w:t>
      </w:r>
    </w:p>
    <w:p w:rsidR="000A4BE0" w:rsidP="009B0D52" w:rsidRDefault="006B0DB7" w14:paraId="042073BE" w14:textId="4BE6E39B">
      <w:pPr>
        <w:pStyle w:val="ListBullet"/>
        <w:rPr>
          <w:rStyle w:val="normaltextrun"/>
          <w:shd w:val="clear" w:color="auto" w:fill="FFFFFF"/>
        </w:rPr>
      </w:pPr>
      <w:commentRangeStart w:id="38"/>
      <w:commentRangeStart w:id="39"/>
      <w:r>
        <w:rPr>
          <w:rStyle w:val="normaltextrun"/>
          <w:shd w:val="clear" w:color="auto" w:fill="FFFFFF"/>
        </w:rPr>
        <w:t>t</w:t>
      </w:r>
      <w:r w:rsidR="00F712E6">
        <w:rPr>
          <w:rStyle w:val="normaltextrun"/>
          <w:shd w:val="clear" w:color="auto" w:fill="FFFFFF"/>
        </w:rPr>
        <w:t>he risks associated with l</w:t>
      </w:r>
      <w:r w:rsidRPr="00E6301B" w:rsidR="008131FD">
        <w:rPr>
          <w:rStyle w:val="normaltextrun"/>
          <w:shd w:val="clear" w:color="auto" w:fill="FFFFFF"/>
        </w:rPr>
        <w:t>ong-term availability of plant including</w:t>
      </w:r>
      <w:r w:rsidRPr="006649C0" w:rsidR="006649C0">
        <w:rPr>
          <w:rStyle w:val="normaltextrun"/>
          <w:shd w:val="clear" w:color="auto" w:fill="FFFFFF"/>
        </w:rPr>
        <w:t xml:space="preserve"> </w:t>
      </w:r>
      <w:r w:rsidR="006649C0">
        <w:rPr>
          <w:rStyle w:val="normaltextrun"/>
          <w:shd w:val="clear" w:color="auto" w:fill="FFFFFF"/>
        </w:rPr>
        <w:t>as a result of persisting</w:t>
      </w:r>
      <w:r w:rsidRPr="00E6301B" w:rsidR="008131FD">
        <w:rPr>
          <w:rStyle w:val="normaltextrun"/>
          <w:shd w:val="clear" w:color="auto" w:fill="FFFFFF"/>
        </w:rPr>
        <w:t xml:space="preserve"> fuel issues</w:t>
      </w:r>
      <w:ins w:author="Kate Ryan" w:date="2022-12-14T21:51:00Z" w:id="40">
        <w:r w:rsidR="00B44962">
          <w:rPr>
            <w:rStyle w:val="normaltextrun"/>
            <w:shd w:val="clear" w:color="auto" w:fill="FFFFFF"/>
          </w:rPr>
          <w:t xml:space="preserve"> and prolonged unplanned plant outages</w:t>
        </w:r>
      </w:ins>
      <w:ins w:author="Kate Ryan" w:date="2022-12-14T21:59:00Z" w:id="41">
        <w:r w:rsidR="007D383F">
          <w:rPr>
            <w:rStyle w:val="normaltextrun"/>
            <w:shd w:val="clear" w:color="auto" w:fill="FFFFFF"/>
          </w:rPr>
          <w:t>,</w:t>
        </w:r>
      </w:ins>
      <w:del w:author="Kate Ryan" w:date="2022-12-14T21:51:00Z" w:id="42">
        <w:r w:rsidDel="00B44962" w:rsidR="008131FD">
          <w:rPr>
            <w:rStyle w:val="normaltextrun"/>
            <w:shd w:val="clear" w:color="auto" w:fill="FFFFFF"/>
          </w:rPr>
          <w:delText>,</w:delText>
        </w:r>
      </w:del>
      <w:r w:rsidR="008131FD">
        <w:rPr>
          <w:rStyle w:val="normaltextrun"/>
          <w:shd w:val="clear" w:color="auto" w:fill="FFFFFF"/>
        </w:rPr>
        <w:t xml:space="preserve"> represented by unavailability of </w:t>
      </w:r>
      <w:r w:rsidR="00904DE0">
        <w:rPr>
          <w:rStyle w:val="normaltextrun"/>
          <w:shd w:val="clear" w:color="auto" w:fill="FFFFFF"/>
        </w:rPr>
        <w:t>coal and gas</w:t>
      </w:r>
      <w:r w:rsidR="00FD7492">
        <w:rPr>
          <w:rStyle w:val="normaltextrun"/>
          <w:shd w:val="clear" w:color="auto" w:fill="FFFFFF"/>
        </w:rPr>
        <w:t xml:space="preserve"> capacity</w:t>
      </w:r>
      <w:r w:rsidR="008F5B53">
        <w:rPr>
          <w:rStyle w:val="normaltextrun"/>
          <w:shd w:val="clear" w:color="auto" w:fill="FFFFFF"/>
        </w:rPr>
        <w:t>; and</w:t>
      </w:r>
      <w:commentRangeEnd w:id="38"/>
      <w:r w:rsidR="0055735B">
        <w:rPr>
          <w:rStyle w:val="CommentReference"/>
          <w:color w:val="auto"/>
        </w:rPr>
        <w:commentReference w:id="38"/>
      </w:r>
      <w:commentRangeEnd w:id="39"/>
      <w:r w:rsidR="00B44962">
        <w:rPr>
          <w:rStyle w:val="CommentReference"/>
          <w:color w:val="auto"/>
        </w:rPr>
        <w:commentReference w:id="39"/>
      </w:r>
    </w:p>
    <w:p w:rsidR="006C3B8A" w:rsidP="006C3B8A" w:rsidRDefault="006C3B8A" w14:paraId="04CEEB41" w14:textId="012FB0D4">
      <w:pPr>
        <w:pStyle w:val="ListBullet"/>
        <w:rPr>
          <w:rStyle w:val="normaltextrun"/>
          <w:shd w:val="clear" w:color="auto" w:fill="FFFFFF"/>
        </w:rPr>
      </w:pPr>
      <w:r w:rsidRPr="00A43FB0">
        <w:rPr>
          <w:rStyle w:val="normaltextrun"/>
          <w:shd w:val="clear" w:color="auto" w:fill="FFFFFF"/>
        </w:rPr>
        <w:t xml:space="preserve">a revised Reserve Capacity Requirement </w:t>
      </w:r>
      <w:r w:rsidRPr="00A43FB0">
        <w:t>of 4,557</w:t>
      </w:r>
      <w:r>
        <w:t xml:space="preserve"> MW, described further in Appendix </w:t>
      </w:r>
      <w:r>
        <w:fldChar w:fldCharType="begin"/>
      </w:r>
      <w:r>
        <w:instrText xml:space="preserve"> REF _Ref120184670 \r \h  \* MERGEFORMAT </w:instrText>
      </w:r>
      <w:r>
        <w:fldChar w:fldCharType="separate"/>
      </w:r>
      <w:r w:rsidR="00335CE1">
        <w:t>A2</w:t>
      </w:r>
      <w:r>
        <w:fldChar w:fldCharType="end"/>
      </w:r>
      <w:r w:rsidR="008F5B53">
        <w:t>.</w:t>
      </w:r>
    </w:p>
    <w:p w:rsidR="00655672" w:rsidP="001D0BDD" w:rsidRDefault="006155A6" w14:paraId="0755A122" w14:textId="65FB1293">
      <w:pPr>
        <w:rPr>
          <w:rStyle w:val="normaltextrun"/>
          <w:shd w:val="clear" w:color="auto" w:fill="FFFFFF"/>
        </w:rPr>
      </w:pPr>
      <w:r>
        <w:rPr>
          <w:rStyle w:val="normaltextrun"/>
          <w:shd w:val="clear" w:color="auto" w:fill="FFFFFF"/>
        </w:rPr>
        <w:t>It should be noted that t</w:t>
      </w:r>
      <w:r w:rsidR="005344E4">
        <w:rPr>
          <w:rStyle w:val="normaltextrun"/>
          <w:shd w:val="clear" w:color="auto" w:fill="FFFFFF"/>
        </w:rPr>
        <w:t xml:space="preserve">his assessment </w:t>
      </w:r>
      <w:r w:rsidR="23058986">
        <w:rPr>
          <w:rStyle w:val="normaltextrun"/>
          <w:shd w:val="clear" w:color="auto" w:fill="FFFFFF"/>
        </w:rPr>
        <w:t>doesn't</w:t>
      </w:r>
      <w:r w:rsidR="005344E4">
        <w:rPr>
          <w:rStyle w:val="normaltextrun"/>
          <w:shd w:val="clear" w:color="auto" w:fill="FFFFFF"/>
        </w:rPr>
        <w:t xml:space="preserve"> include additional demand growth </w:t>
      </w:r>
      <w:r w:rsidR="007D4B94">
        <w:rPr>
          <w:rStyle w:val="normaltextrun"/>
          <w:shd w:val="clear" w:color="auto" w:fill="FFFFFF"/>
        </w:rPr>
        <w:t xml:space="preserve">identified in the 2022 SWIS Demand Assessment being progressed by Energy Policy WA, </w:t>
      </w:r>
      <w:r w:rsidR="005344E4">
        <w:rPr>
          <w:rStyle w:val="normaltextrun"/>
          <w:shd w:val="clear" w:color="auto" w:fill="FFFFFF"/>
        </w:rPr>
        <w:t>which may increase the 2024</w:t>
      </w:r>
      <w:r w:rsidR="009F513D">
        <w:rPr>
          <w:rStyle w:val="normaltextrun"/>
          <w:shd w:val="clear" w:color="auto" w:fill="FFFFFF"/>
        </w:rPr>
        <w:t>-25</w:t>
      </w:r>
      <w:r w:rsidR="005344E4">
        <w:rPr>
          <w:rStyle w:val="normaltextrun"/>
          <w:shd w:val="clear" w:color="auto" w:fill="FFFFFF"/>
        </w:rPr>
        <w:t xml:space="preserve"> requirement</w:t>
      </w:r>
      <w:r w:rsidR="007D4B94">
        <w:rPr>
          <w:rStyle w:val="normaltextrun"/>
          <w:shd w:val="clear" w:color="auto" w:fill="FFFFFF"/>
        </w:rPr>
        <w:t>.</w:t>
      </w:r>
      <w:r w:rsidR="004C3761">
        <w:rPr>
          <w:rStyle w:val="normaltextrun"/>
          <w:shd w:val="clear" w:color="auto" w:fill="FFFFFF"/>
        </w:rPr>
        <w:t xml:space="preserve"> </w:t>
      </w:r>
    </w:p>
    <w:p w:rsidR="004C3761" w:rsidP="004C3761" w:rsidRDefault="004C3761" w14:paraId="5AFC0DCD" w14:textId="2E9F1B10">
      <w:pPr>
        <w:pStyle w:val="Heading3"/>
      </w:pPr>
      <w:r>
        <w:t>Peak Demand Valuation</w:t>
      </w:r>
    </w:p>
    <w:p w:rsidR="00A76868" w:rsidP="00A76868" w:rsidRDefault="00A76868" w14:paraId="235B8444" w14:textId="0224DEC8">
      <w:pPr>
        <w:pStyle w:val="BodyText"/>
      </w:pPr>
      <w:r w:rsidRPr="00F92B37">
        <w:t xml:space="preserve">AEMO expects to set the </w:t>
      </w:r>
      <w:r w:rsidR="005059DB">
        <w:t>upper</w:t>
      </w:r>
      <w:r w:rsidRPr="00F92B37" w:rsidR="005059DB">
        <w:t xml:space="preserve"> </w:t>
      </w:r>
      <w:r w:rsidRPr="00F92B37">
        <w:t xml:space="preserve">price </w:t>
      </w:r>
      <w:r w:rsidR="005059DB">
        <w:t>limit</w:t>
      </w:r>
      <w:r w:rsidRPr="00F92B37">
        <w:t xml:space="preserve"> for the peak service at </w:t>
      </w:r>
      <w:r w:rsidR="00447C15">
        <w:t>$743,033/MW/year</w:t>
      </w:r>
      <w:r w:rsidRPr="00F92B37">
        <w:t xml:space="preserve">, based on the </w:t>
      </w:r>
      <w:r w:rsidR="00720E3B">
        <w:t>s</w:t>
      </w:r>
      <w:r w:rsidRPr="00F92B37">
        <w:t xml:space="preserve">upplementary </w:t>
      </w:r>
      <w:r w:rsidR="00E97E64">
        <w:t>c</w:t>
      </w:r>
      <w:r w:rsidRPr="00F92B37">
        <w:t>apacity maximum contract price</w:t>
      </w:r>
      <w:r w:rsidR="00C37AA3">
        <w:t xml:space="preserve"> using </w:t>
      </w:r>
      <w:r w:rsidR="00743EAE">
        <w:t xml:space="preserve">assumptions detailed in </w:t>
      </w:r>
      <w:r w:rsidR="00A04EFE">
        <w:t xml:space="preserve">Appendix </w:t>
      </w:r>
      <w:r w:rsidR="00A04EFE">
        <w:fldChar w:fldCharType="begin"/>
      </w:r>
      <w:r w:rsidR="00A04EFE">
        <w:instrText xml:space="preserve"> REF _Ref120523030 \r \h </w:instrText>
      </w:r>
      <w:r w:rsidR="00A04EFE">
        <w:fldChar w:fldCharType="separate"/>
      </w:r>
      <w:r w:rsidR="00335CE1">
        <w:t>A3</w:t>
      </w:r>
      <w:r w:rsidR="00A04EFE">
        <w:fldChar w:fldCharType="end"/>
      </w:r>
      <w:r w:rsidRPr="00F92B37">
        <w:t xml:space="preserve">, which represents the highest amount payable under the WEM Rules to avoid load-shedding. </w:t>
      </w:r>
    </w:p>
    <w:p w:rsidR="000F1847" w:rsidP="000F1847" w:rsidRDefault="000F1847" w14:paraId="2DE0FED1" w14:textId="6C047042">
      <w:pPr>
        <w:pStyle w:val="Heading3"/>
      </w:pPr>
      <w:bookmarkStart w:name="_Ref121249126" w:id="43"/>
      <w:r w:rsidRPr="00B05618">
        <w:t xml:space="preserve">Minimum </w:t>
      </w:r>
      <w:r w:rsidR="007C1AE1">
        <w:t>d</w:t>
      </w:r>
      <w:r w:rsidRPr="00B05618">
        <w:t>emand</w:t>
      </w:r>
      <w:bookmarkEnd w:id="43"/>
    </w:p>
    <w:p w:rsidR="000F1847" w:rsidP="000F1847" w:rsidRDefault="000F1847" w14:paraId="2B9C5F7C" w14:textId="77777777">
      <w:r>
        <w:t>AEMO has projected SWIS minimum demand using the following inputs and assumptions.</w:t>
      </w:r>
    </w:p>
    <w:p w:rsidR="000F1847" w:rsidP="00032B5B" w:rsidRDefault="000F1847" w14:paraId="2907DD6F" w14:textId="3623446C">
      <w:pPr>
        <w:pStyle w:val="ListBullet"/>
        <w:rPr>
          <w:bCs/>
        </w:rPr>
      </w:pPr>
      <w:r>
        <w:t>Demand: AEMO s</w:t>
      </w:r>
      <w:r w:rsidRPr="00A0628C">
        <w:t>caled 2016-2020 operational load profiles</w:t>
      </w:r>
      <w:r>
        <w:t xml:space="preserve"> to meet the 50% Probability of Exceedance minimum demand identified across relevant years of the 2022 </w:t>
      </w:r>
      <w:r w:rsidRPr="00026722">
        <w:t>WEM</w:t>
      </w:r>
      <w:r>
        <w:t xml:space="preserve"> </w:t>
      </w:r>
      <w:r w:rsidR="00BC20B9">
        <w:t>ESOO</w:t>
      </w:r>
      <w:r w:rsidR="007C1AE1">
        <w:t>.</w:t>
      </w:r>
    </w:p>
    <w:p w:rsidRPr="00027DA3" w:rsidR="000F1847" w:rsidP="00032B5B" w:rsidRDefault="000F1847" w14:paraId="2DC6A672" w14:textId="1E2506FF">
      <w:pPr>
        <w:pStyle w:val="ListBullet"/>
      </w:pPr>
      <w:r w:rsidRPr="00417EC4">
        <w:t>Minimum Demand Threshold</w:t>
      </w:r>
      <w:r>
        <w:rPr>
          <w:bCs/>
        </w:rPr>
        <w:t xml:space="preserve">: </w:t>
      </w:r>
      <w:r w:rsidR="00BF3590">
        <w:t>Energy Policy WA’s</w:t>
      </w:r>
      <w:r>
        <w:t xml:space="preserve"> Low Load Project Stage 1 report</w:t>
      </w:r>
      <w:r>
        <w:rPr>
          <w:rStyle w:val="FootnoteReference"/>
        </w:rPr>
        <w:footnoteReference w:id="11"/>
      </w:r>
      <w:r>
        <w:t xml:space="preserve"> explored minimum demand across a range of scenarios according to fleet availability and capability</w:t>
      </w:r>
      <w:r w:rsidR="00B2658B">
        <w:t>,</w:t>
      </w:r>
      <w:r>
        <w:t xml:space="preserve"> </w:t>
      </w:r>
      <w:r w:rsidR="008D7462">
        <w:t>assessing</w:t>
      </w:r>
      <w:r w:rsidR="00B2658B">
        <w:t xml:space="preserve"> </w:t>
      </w:r>
      <w:r>
        <w:t xml:space="preserve">a range of Minimum Demand Thresholds from 550 MW to 650 MW of operational demand. These thresholds indicate the lowest minimum demand </w:t>
      </w:r>
      <w:r w:rsidR="008D7462">
        <w:t xml:space="preserve">range </w:t>
      </w:r>
      <w:r>
        <w:t>at which AEMO can ensure power system security. AEMO has assumed the most optimistic scenario (</w:t>
      </w:r>
      <w:r w:rsidRPr="00A3485D">
        <w:t>that is</w:t>
      </w:r>
      <w:r>
        <w:rPr>
          <w:i/>
          <w:iCs/>
        </w:rPr>
        <w:t xml:space="preserve">, </w:t>
      </w:r>
      <w:r>
        <w:t>550 MW) and incorporated the assumed contribution of the Kwinana Battery Energy Storage System</w:t>
      </w:r>
      <w:r>
        <w:rPr>
          <w:rStyle w:val="FootnoteReference"/>
        </w:rPr>
        <w:footnoteReference w:id="12"/>
      </w:r>
      <w:r>
        <w:t xml:space="preserve"> to set a forecast future Minimum Demand Threshold of 500 MW</w:t>
      </w:r>
      <w:r>
        <w:rPr>
          <w:rStyle w:val="FootnoteReference"/>
        </w:rPr>
        <w:footnoteReference w:id="13"/>
      </w:r>
      <w:r>
        <w:t xml:space="preserve">. </w:t>
      </w:r>
    </w:p>
    <w:p w:rsidR="000F1847" w:rsidP="000F1847" w:rsidRDefault="00A43FB0" w14:paraId="38EC22F4" w14:textId="720BFC96">
      <w:r>
        <w:fldChar w:fldCharType="begin"/>
      </w:r>
      <w:r>
        <w:instrText xml:space="preserve"> REF _Ref120693680 \r \h </w:instrText>
      </w:r>
      <w:r>
        <w:fldChar w:fldCharType="separate"/>
      </w:r>
      <w:r w:rsidR="00335CE1">
        <w:t>Table 1</w:t>
      </w:r>
      <w:r>
        <w:fldChar w:fldCharType="end"/>
      </w:r>
      <w:r>
        <w:t xml:space="preserve"> summarises</w:t>
      </w:r>
      <w:r w:rsidR="000F1847">
        <w:t xml:space="preserve"> occurrences and magnitude of minimum demand below the Minimum Demand Threshold for the 2024</w:t>
      </w:r>
      <w:r w:rsidR="00EB19D5">
        <w:t>-</w:t>
      </w:r>
      <w:r w:rsidR="000F1847">
        <w:t xml:space="preserve">25 Capacity Year. </w:t>
      </w:r>
      <w:r w:rsidR="000F1847">
        <w:fldChar w:fldCharType="begin"/>
      </w:r>
      <w:r w:rsidR="000F1847">
        <w:instrText xml:space="preserve"> REF _Ref120109309 \r \h </w:instrText>
      </w:r>
      <w:r w:rsidR="000F1847">
        <w:fldChar w:fldCharType="separate"/>
      </w:r>
      <w:r w:rsidR="00335CE1">
        <w:t>Figure 3</w:t>
      </w:r>
      <w:r w:rsidR="000F1847">
        <w:fldChar w:fldCharType="end"/>
      </w:r>
      <w:r w:rsidR="000F1847">
        <w:t xml:space="preserve"> details the expected utilisation of 269 MW of </w:t>
      </w:r>
      <w:r>
        <w:t xml:space="preserve">minimum </w:t>
      </w:r>
      <w:r w:rsidR="000F1847">
        <w:t>demand service.</w:t>
      </w:r>
    </w:p>
    <w:p w:rsidR="000F1847" w:rsidP="000F1847" w:rsidRDefault="000F1847" w14:paraId="5605C5AD" w14:textId="6B95E107">
      <w:pPr>
        <w:pStyle w:val="CaptionTable"/>
      </w:pPr>
      <w:bookmarkStart w:name="_Ref120693680" w:id="44"/>
      <w:bookmarkStart w:name="_Toc121333360" w:id="45"/>
      <w:r>
        <w:t>Additional service required to ensure minimum demand exceeds the 500 MW Minimum Demand Threshold</w:t>
      </w:r>
      <w:bookmarkEnd w:id="44"/>
      <w:bookmarkEnd w:id="45"/>
    </w:p>
    <w:tbl>
      <w:tblPr>
        <w:tblStyle w:val="AEMO-Table3"/>
        <w:tblW w:w="10353" w:type="dxa"/>
        <w:tblLayout w:type="fixed"/>
        <w:tblLook w:val="04A0" w:firstRow="1" w:lastRow="0" w:firstColumn="1" w:lastColumn="0" w:noHBand="0" w:noVBand="1"/>
      </w:tblPr>
      <w:tblGrid>
        <w:gridCol w:w="1299"/>
        <w:gridCol w:w="1810"/>
        <w:gridCol w:w="1811"/>
        <w:gridCol w:w="1811"/>
        <w:gridCol w:w="1811"/>
        <w:gridCol w:w="1811"/>
      </w:tblGrid>
      <w:tr w:rsidRPr="001B2F99" w:rsidR="009872FF" w:rsidTr="00D50627" w14:paraId="13CB3BEA" w14:textId="77777777">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99" w:type="dxa"/>
            <w:noWrap/>
            <w:hideMark/>
          </w:tcPr>
          <w:p w:rsidRPr="00032B5B" w:rsidR="000F1847" w:rsidP="00266FED" w:rsidRDefault="000F1847" w14:paraId="367D724A" w14:textId="77777777">
            <w:pPr>
              <w:spacing w:before="0" w:after="0" w:line="240" w:lineRule="auto"/>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Capacity Year</w:t>
            </w:r>
          </w:p>
        </w:tc>
        <w:tc>
          <w:tcPr>
            <w:tcW w:w="1810" w:type="dxa"/>
            <w:noWrap/>
            <w:hideMark/>
          </w:tcPr>
          <w:p w:rsidRPr="00032B5B" w:rsidR="000F1847" w:rsidP="00266FED" w:rsidRDefault="000F1847" w14:paraId="05963EB4"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Maximum</w:t>
            </w:r>
            <w:r>
              <w:rPr>
                <w:rFonts w:ascii="Arial Nova" w:hAnsi="Arial Nova" w:eastAsia="Times New Roman" w:cs="Calibri"/>
                <w:color w:val="FFFFFF" w:themeColor="background1"/>
                <w:sz w:val="18"/>
                <w:szCs w:val="18"/>
                <w:lang w:eastAsia="en-AU"/>
              </w:rPr>
              <w:t xml:space="preserve"> </w:t>
            </w:r>
            <w:r w:rsidRPr="00032B5B">
              <w:rPr>
                <w:rFonts w:ascii="Arial Nova" w:hAnsi="Arial Nova" w:eastAsia="Times New Roman" w:cs="Calibri"/>
                <w:color w:val="FFFFFF" w:themeColor="background1"/>
                <w:sz w:val="18"/>
                <w:szCs w:val="18"/>
                <w:lang w:eastAsia="en-AU"/>
              </w:rPr>
              <w:t>Service Required (MW)</w:t>
            </w:r>
          </w:p>
        </w:tc>
        <w:tc>
          <w:tcPr>
            <w:tcW w:w="1811" w:type="dxa"/>
            <w:noWrap/>
            <w:hideMark/>
          </w:tcPr>
          <w:p w:rsidRPr="00032B5B" w:rsidR="000F1847" w:rsidP="00266FED" w:rsidRDefault="000F1847" w14:paraId="6FF02D3F"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b w:val="0"/>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Hours Used</w:t>
            </w:r>
          </w:p>
          <w:p w:rsidRPr="00032B5B" w:rsidR="000F1847" w:rsidP="00266FED" w:rsidRDefault="000F1847" w14:paraId="6C04AA04" w14:textId="5F5EC99D">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(h)</w:t>
            </w:r>
          </w:p>
        </w:tc>
        <w:tc>
          <w:tcPr>
            <w:tcW w:w="1811" w:type="dxa"/>
          </w:tcPr>
          <w:p w:rsidRPr="00032B5B" w:rsidR="000F1847" w:rsidP="00266FED" w:rsidRDefault="000F1847" w14:paraId="09FB5D75"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Longest Activation (h)</w:t>
            </w:r>
          </w:p>
        </w:tc>
        <w:tc>
          <w:tcPr>
            <w:tcW w:w="1811" w:type="dxa"/>
            <w:noWrap/>
            <w:hideMark/>
          </w:tcPr>
          <w:p w:rsidRPr="00032B5B" w:rsidR="000F1847" w:rsidP="00266FED" w:rsidRDefault="000F1847" w14:paraId="0B3D0AAE"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b w:val="0"/>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 xml:space="preserve">Percentage </w:t>
            </w:r>
          </w:p>
          <w:p w:rsidRPr="00032B5B" w:rsidR="000F1847" w:rsidP="00266FED" w:rsidRDefault="000F1847" w14:paraId="3FCF5907"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w:t>
            </w:r>
          </w:p>
        </w:tc>
        <w:tc>
          <w:tcPr>
            <w:tcW w:w="1811" w:type="dxa"/>
            <w:noWrap/>
            <w:hideMark/>
          </w:tcPr>
          <w:p w:rsidRPr="00032B5B" w:rsidR="000F1847" w:rsidP="00266FED" w:rsidRDefault="000F1847" w14:paraId="109734A4" w14:textId="77777777">
            <w:pPr>
              <w:spacing w:before="0" w:after="0" w:line="240" w:lineRule="auto"/>
              <w:cnfStyle w:val="100000000000" w:firstRow="1" w:lastRow="0" w:firstColumn="0" w:lastColumn="0" w:oddVBand="0" w:evenVBand="0" w:oddHBand="0" w:evenHBand="0" w:firstRowFirstColumn="0" w:firstRowLastColumn="0" w:lastRowFirstColumn="0" w:lastRowLastColumn="0"/>
              <w:rPr>
                <w:rFonts w:ascii="Arial Nova" w:hAnsi="Arial Nova" w:eastAsia="Times New Roman" w:cs="Calibri"/>
                <w:color w:val="FFFFFF" w:themeColor="background1"/>
                <w:sz w:val="18"/>
                <w:szCs w:val="18"/>
                <w:lang w:eastAsia="en-AU"/>
              </w:rPr>
            </w:pPr>
            <w:r w:rsidRPr="00032B5B">
              <w:rPr>
                <w:rFonts w:ascii="Arial Nova" w:hAnsi="Arial Nova" w:eastAsia="Times New Roman" w:cs="Calibri"/>
                <w:color w:val="FFFFFF" w:themeColor="background1"/>
                <w:sz w:val="18"/>
                <w:szCs w:val="18"/>
                <w:lang w:eastAsia="en-AU"/>
              </w:rPr>
              <w:t>Annual Energy (MWh)</w:t>
            </w:r>
          </w:p>
        </w:tc>
      </w:tr>
      <w:tr w:rsidRPr="001B2F99" w:rsidR="000F1847" w:rsidTr="00032B5B" w14:paraId="537985C5" w14:textId="77777777">
        <w:trPr>
          <w:trHeight w:val="561"/>
        </w:trPr>
        <w:tc>
          <w:tcPr>
            <w:cnfStyle w:val="001000000000" w:firstRow="0" w:lastRow="0" w:firstColumn="1" w:lastColumn="0" w:oddVBand="0" w:evenVBand="0" w:oddHBand="0" w:evenHBand="0" w:firstRowFirstColumn="0" w:firstRowLastColumn="0" w:lastRowFirstColumn="0" w:lastRowLastColumn="0"/>
            <w:tcW w:w="1299" w:type="dxa"/>
            <w:noWrap/>
            <w:vAlign w:val="center"/>
            <w:hideMark/>
          </w:tcPr>
          <w:p w:rsidRPr="00032B5B" w:rsidR="000F1847" w:rsidP="00266FED" w:rsidRDefault="000F1847" w14:paraId="76C64CA8" w14:textId="77777777">
            <w:pPr>
              <w:spacing w:before="0" w:after="0" w:line="240" w:lineRule="auto"/>
              <w:jc w:val="center"/>
              <w:rPr>
                <w:rFonts w:ascii="Arial Nova" w:hAnsi="Arial Nova" w:eastAsia="Times New Roman" w:cs="Calibri"/>
                <w:b w:val="0"/>
                <w:bCs/>
                <w:color w:val="000000"/>
                <w:sz w:val="18"/>
                <w:szCs w:val="18"/>
                <w:lang w:eastAsia="en-AU"/>
              </w:rPr>
            </w:pPr>
            <w:r w:rsidRPr="00032B5B">
              <w:rPr>
                <w:rFonts w:ascii="Arial Nova" w:hAnsi="Arial Nova" w:eastAsia="Times New Roman" w:cs="Calibri"/>
                <w:color w:val="000000"/>
                <w:sz w:val="18"/>
                <w:szCs w:val="18"/>
                <w:lang w:eastAsia="en-AU"/>
              </w:rPr>
              <w:t>2024</w:t>
            </w:r>
          </w:p>
        </w:tc>
        <w:tc>
          <w:tcPr>
            <w:tcW w:w="1810" w:type="dxa"/>
            <w:noWrap/>
            <w:vAlign w:val="center"/>
            <w:hideMark/>
          </w:tcPr>
          <w:p w:rsidRPr="00032B5B" w:rsidR="000F1847" w:rsidP="00266FED" w:rsidRDefault="000F1847" w14:paraId="3077C244"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269</w:t>
            </w:r>
          </w:p>
        </w:tc>
        <w:tc>
          <w:tcPr>
            <w:tcW w:w="1811" w:type="dxa"/>
            <w:noWrap/>
            <w:vAlign w:val="center"/>
            <w:hideMark/>
          </w:tcPr>
          <w:p w:rsidRPr="00032B5B" w:rsidR="000F1847" w:rsidP="00266FED" w:rsidRDefault="000F1847" w14:paraId="7D6480A4"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67</w:t>
            </w:r>
          </w:p>
        </w:tc>
        <w:tc>
          <w:tcPr>
            <w:tcW w:w="1811" w:type="dxa"/>
            <w:vAlign w:val="center"/>
          </w:tcPr>
          <w:p w:rsidRPr="00032B5B" w:rsidR="000F1847" w:rsidP="00266FED" w:rsidRDefault="000F1847" w14:paraId="13A820E5"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4</w:t>
            </w:r>
          </w:p>
        </w:tc>
        <w:tc>
          <w:tcPr>
            <w:tcW w:w="1811" w:type="dxa"/>
            <w:noWrap/>
            <w:vAlign w:val="center"/>
            <w:hideMark/>
          </w:tcPr>
          <w:p w:rsidRPr="00032B5B" w:rsidR="000F1847" w:rsidP="00266FED" w:rsidRDefault="000F1847" w14:paraId="3402BAD9"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0.76%</w:t>
            </w:r>
          </w:p>
        </w:tc>
        <w:tc>
          <w:tcPr>
            <w:tcW w:w="1811" w:type="dxa"/>
            <w:noWrap/>
            <w:vAlign w:val="center"/>
            <w:hideMark/>
          </w:tcPr>
          <w:p w:rsidRPr="00032B5B" w:rsidR="000F1847" w:rsidP="00266FED" w:rsidRDefault="000F1847" w14:paraId="67C6DF83" w14:textId="7777777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eastAsia="Times New Roman" w:cs="Calibri"/>
                <w:color w:val="000000"/>
                <w:sz w:val="18"/>
                <w:szCs w:val="18"/>
                <w:lang w:eastAsia="en-AU"/>
              </w:rPr>
            </w:pPr>
            <w:r w:rsidRPr="00032B5B">
              <w:rPr>
                <w:rFonts w:ascii="Arial Nova" w:hAnsi="Arial Nova" w:eastAsia="Times New Roman" w:cs="Calibri"/>
                <w:color w:val="000000"/>
                <w:sz w:val="18"/>
                <w:szCs w:val="18"/>
                <w:lang w:eastAsia="en-AU"/>
              </w:rPr>
              <w:t>5,907</w:t>
            </w:r>
          </w:p>
        </w:tc>
      </w:tr>
    </w:tbl>
    <w:p w:rsidR="000F1847" w:rsidP="000F1847" w:rsidRDefault="000F1847" w14:paraId="780DC6F5" w14:textId="77777777">
      <w:pPr>
        <w:pStyle w:val="Caption"/>
      </w:pPr>
      <w:r>
        <w:rPr>
          <w:noProof/>
        </w:rPr>
        <w:drawing>
          <wp:inline distT="0" distB="0" distL="0" distR="0" wp14:anchorId="02B5BAA7" wp14:editId="7446213C">
            <wp:extent cx="6409055" cy="3433313"/>
            <wp:effectExtent l="0" t="0" r="0" b="0"/>
            <wp:docPr id="3" name="Chart 3">
              <a:extLst xmlns:a="http://schemas.openxmlformats.org/drawingml/2006/main">
                <a:ext uri="{FF2B5EF4-FFF2-40B4-BE49-F238E27FC236}">
                  <a16:creationId xmlns:a16="http://schemas.microsoft.com/office/drawing/2014/main" id="{5FCF7E43-DE09-496F-A230-853B36ED7C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F1847" w:rsidP="000F1847" w:rsidRDefault="000F1847" w14:paraId="6B4700DB" w14:textId="7589A26B">
      <w:pPr>
        <w:pStyle w:val="CaptionFigure"/>
      </w:pPr>
      <w:bookmarkStart w:name="_Ref120109309" w:id="46"/>
      <w:bookmarkStart w:name="_Toc121333364" w:id="47"/>
      <w:r w:rsidRPr="00A3485D">
        <w:t xml:space="preserve">Forecasted hours and MW magnitude of </w:t>
      </w:r>
      <w:r>
        <w:t xml:space="preserve">NCESS Service </w:t>
      </w:r>
      <w:r w:rsidRPr="00A3485D">
        <w:t>from October 2024</w:t>
      </w:r>
      <w:bookmarkEnd w:id="46"/>
      <w:bookmarkEnd w:id="47"/>
    </w:p>
    <w:p w:rsidR="000F1847" w:rsidP="000F1847" w:rsidRDefault="000F1847" w14:paraId="023357B3" w14:textId="77777777">
      <w:pPr>
        <w:pStyle w:val="Heading3"/>
      </w:pPr>
      <w:bookmarkStart w:name="_Ref120186613" w:id="48"/>
      <w:r>
        <w:t>Minimum Demand Valuation</w:t>
      </w:r>
      <w:bookmarkEnd w:id="48"/>
    </w:p>
    <w:p w:rsidRPr="004971F9" w:rsidR="000F1847" w:rsidP="000F1847" w:rsidRDefault="000F1847" w14:paraId="06B81A8A" w14:textId="180139C9">
      <w:r>
        <w:t xml:space="preserve">The value to the market of maintaining SWIS minimum demand above the Minimum Demand Threshold has been calculated using emergency operating interventions, AEMO’s only alternative to a NCESS service. AEMO may utilise emergency powers to direct Western Power to increase load. As a last resort, Western Power may trip distribution feeders which have greater DPV generation than underlying demand at that substation, which results in load-shedding of all underlying demand at that feeder. AEMO’s analysis indicates underlying demand of between 1.5 MW per MW of export to 5 MW per MW of export at those feeders. That is, </w:t>
      </w:r>
      <w:r w:rsidRPr="004971F9">
        <w:t xml:space="preserve">to increase SWIS demand by 100 MW over </w:t>
      </w:r>
      <w:r>
        <w:t>6</w:t>
      </w:r>
      <w:r w:rsidRPr="004971F9" w:rsidDel="00BF7C7A">
        <w:t xml:space="preserve"> </w:t>
      </w:r>
      <w:r w:rsidRPr="004971F9">
        <w:t>hour</w:t>
      </w:r>
      <w:r>
        <w:t>s</w:t>
      </w:r>
      <w:r w:rsidRPr="004971F9">
        <w:t xml:space="preserve"> </w:t>
      </w:r>
      <w:r>
        <w:t xml:space="preserve">would </w:t>
      </w:r>
      <w:r w:rsidRPr="004971F9">
        <w:t>require:</w:t>
      </w:r>
    </w:p>
    <w:p w:rsidRPr="004971F9" w:rsidR="000F1847" w:rsidP="00032B5B" w:rsidRDefault="61A70475" w14:paraId="5FDECF90" w14:textId="41667D12">
      <w:pPr>
        <w:pStyle w:val="ListBullet"/>
      </w:pPr>
      <w:r>
        <w:t>s</w:t>
      </w:r>
      <w:r w:rsidR="000F1847">
        <w:t>hedding</w:t>
      </w:r>
      <w:r w:rsidRPr="004971F9" w:rsidR="000F1847">
        <w:t xml:space="preserve"> net exporting feeders for a total of </w:t>
      </w:r>
      <w:r w:rsidR="000F1847">
        <w:t>600</w:t>
      </w:r>
      <w:r w:rsidRPr="004971F9" w:rsidR="000F1847">
        <w:t xml:space="preserve"> MWh supply</w:t>
      </w:r>
      <w:r w:rsidR="000F1847">
        <w:t>; and</w:t>
      </w:r>
    </w:p>
    <w:p w:rsidR="000F1847" w:rsidP="00032B5B" w:rsidRDefault="426535EA" w14:paraId="01CDB753" w14:textId="4CB608F9">
      <w:pPr>
        <w:pStyle w:val="ListBullet"/>
      </w:pPr>
      <w:r w:rsidRPr="004971F9">
        <w:t>l</w:t>
      </w:r>
      <w:r w:rsidRPr="004971F9" w:rsidR="000F1847">
        <w:t xml:space="preserve">oad-shedding of </w:t>
      </w:r>
      <w:r w:rsidR="000F1847">
        <w:t>between 9</w:t>
      </w:r>
      <w:r w:rsidRPr="004971F9" w:rsidR="000F1847">
        <w:t xml:space="preserve">00 </w:t>
      </w:r>
      <w:r w:rsidR="000F1847">
        <w:t>and 3,000</w:t>
      </w:r>
      <w:r w:rsidRPr="004971F9" w:rsidR="000F1847">
        <w:t xml:space="preserve"> MWh at a cost of </w:t>
      </w:r>
      <w:r w:rsidR="000F1847">
        <w:t>up to</w:t>
      </w:r>
      <w:r w:rsidRPr="004971F9" w:rsidR="000F1847">
        <w:t xml:space="preserve"> $</w:t>
      </w:r>
      <w:r w:rsidR="000F1847">
        <w:t>123</w:t>
      </w:r>
      <w:r w:rsidRPr="004971F9" w:rsidR="000F1847">
        <w:t>,</w:t>
      </w:r>
      <w:r w:rsidR="000F1847">
        <w:t>240</w:t>
      </w:r>
      <w:r w:rsidRPr="004971F9" w:rsidR="000F1847">
        <w:t>,000 per day</w:t>
      </w:r>
      <w:r w:rsidR="000F1847">
        <w:t>.</w:t>
      </w:r>
      <w:r w:rsidR="000F1847">
        <w:rPr>
          <w:rStyle w:val="FootnoteReference"/>
        </w:rPr>
        <w:footnoteReference w:id="14"/>
      </w:r>
    </w:p>
    <w:p w:rsidR="000F1847" w:rsidP="000F1847" w:rsidRDefault="000F1847" w14:paraId="4BFEA48C" w14:textId="7B3957DF">
      <w:r>
        <w:t>During the 2024-25 Capacity Year, operational demand is forecasted to be below the Minimum Demand Threshold regularly during shoulder seasons. The</w:t>
      </w:r>
      <w:r w:rsidRPr="00223228">
        <w:t xml:space="preserve"> </w:t>
      </w:r>
      <w:r>
        <w:t xml:space="preserve">additional demand to ensure power system security at times of minimum demand </w:t>
      </w:r>
      <w:r w:rsidRPr="00223228">
        <w:t xml:space="preserve">for </w:t>
      </w:r>
      <w:r>
        <w:t>the</w:t>
      </w:r>
      <w:r w:rsidRPr="00223228">
        <w:t xml:space="preserve"> 2024</w:t>
      </w:r>
      <w:r>
        <w:t>-25</w:t>
      </w:r>
      <w:r w:rsidRPr="00223228">
        <w:t xml:space="preserve"> </w:t>
      </w:r>
      <w:r>
        <w:t>Capacity Year is expected to</w:t>
      </w:r>
      <w:r w:rsidRPr="00223228">
        <w:t xml:space="preserve"> be in the order of </w:t>
      </w:r>
      <w:r>
        <w:t>5,900</w:t>
      </w:r>
      <w:r w:rsidRPr="00223228">
        <w:t xml:space="preserve"> MWh</w:t>
      </w:r>
      <w:r>
        <w:t xml:space="preserve"> (associated with between 8,800 MWh and 30,000 MWh of unserved underlying demand)</w:t>
      </w:r>
      <w:r w:rsidRPr="00223228">
        <w:t xml:space="preserve"> which </w:t>
      </w:r>
      <w:r>
        <w:t>values the avoidance of these measures at a minimum of $363 million for that year.</w:t>
      </w:r>
    </w:p>
    <w:p w:rsidRPr="00F92B37" w:rsidR="000F1847" w:rsidP="000F1847" w:rsidRDefault="000F1847" w14:paraId="02FB6DF3" w14:textId="228D7892">
      <w:pPr>
        <w:pStyle w:val="BodyText"/>
      </w:pPr>
      <w:r w:rsidRPr="00F92B37">
        <w:t xml:space="preserve">AEMO expects to set the </w:t>
      </w:r>
      <w:r>
        <w:t xml:space="preserve">upper </w:t>
      </w:r>
      <w:r w:rsidRPr="00F92B37">
        <w:t xml:space="preserve">price </w:t>
      </w:r>
      <w:r>
        <w:t>limit</w:t>
      </w:r>
      <w:r w:rsidRPr="00F92B37">
        <w:t xml:space="preserve"> for the </w:t>
      </w:r>
      <w:r>
        <w:t>minimum demand</w:t>
      </w:r>
      <w:r w:rsidRPr="00F92B37">
        <w:t xml:space="preserve"> service at </w:t>
      </w:r>
      <w:r>
        <w:t>$743,033/MW/year,</w:t>
      </w:r>
      <w:r w:rsidRPr="00F92B37">
        <w:t xml:space="preserve"> based on the </w:t>
      </w:r>
      <w:r w:rsidR="007133FB">
        <w:t>s</w:t>
      </w:r>
      <w:r w:rsidRPr="00F92B37">
        <w:t xml:space="preserve">upplementary </w:t>
      </w:r>
      <w:r w:rsidR="007133FB">
        <w:t>c</w:t>
      </w:r>
      <w:r w:rsidRPr="00F92B37">
        <w:t>apacity maximum contract price, which represents the highest amount payable under the WEM</w:t>
      </w:r>
      <w:r w:rsidR="00F57C99">
        <w:t> </w:t>
      </w:r>
      <w:r w:rsidRPr="00F92B37">
        <w:t xml:space="preserve">Rules to avoid load-shedding. </w:t>
      </w:r>
      <w:r>
        <w:t xml:space="preserve">AEMO’s assumptions are detailed in Appendix </w:t>
      </w:r>
      <w:r>
        <w:fldChar w:fldCharType="begin"/>
      </w:r>
      <w:r>
        <w:instrText xml:space="preserve"> REF _Ref120523030 \r \h </w:instrText>
      </w:r>
      <w:r>
        <w:fldChar w:fldCharType="separate"/>
      </w:r>
      <w:r w:rsidR="00335CE1">
        <w:t>A3</w:t>
      </w:r>
      <w:r>
        <w:fldChar w:fldCharType="end"/>
      </w:r>
      <w:r>
        <w:t>.</w:t>
      </w:r>
    </w:p>
    <w:p w:rsidRPr="006B4165" w:rsidR="00BA27A0" w:rsidP="00BA27A0" w:rsidRDefault="00BA27A0" w14:paraId="38E1C0A9" w14:textId="053652DD">
      <w:pPr>
        <w:pStyle w:val="Heading2"/>
      </w:pPr>
      <w:bookmarkStart w:name="_Toc121333356" w:id="49"/>
      <w:r>
        <w:t xml:space="preserve">Other </w:t>
      </w:r>
      <w:r w:rsidR="00F57C99">
        <w:t xml:space="preserve">factors </w:t>
      </w:r>
      <w:r w:rsidR="00A43D13">
        <w:t xml:space="preserve">for </w:t>
      </w:r>
      <w:bookmarkEnd w:id="49"/>
      <w:r w:rsidR="00F57C99">
        <w:t>consideration</w:t>
      </w:r>
    </w:p>
    <w:p w:rsidRPr="006B4165" w:rsidR="00BA27A0" w:rsidP="00BA27A0" w:rsidRDefault="00BA27A0" w14:paraId="47A8EF2E" w14:textId="77777777">
      <w:pPr>
        <w:pStyle w:val="Default"/>
        <w:spacing w:after="160"/>
        <w:rPr>
          <w:rFonts w:asciiTheme="minorHAnsi" w:hAnsiTheme="minorHAnsi" w:cstheme="minorHAnsi"/>
          <w:color w:val="auto"/>
          <w:sz w:val="22"/>
          <w:szCs w:val="22"/>
        </w:rPr>
      </w:pPr>
      <w:r w:rsidRPr="006B4165">
        <w:rPr>
          <w:noProof/>
        </w:rPr>
        <mc:AlternateContent>
          <mc:Choice Requires="wps">
            <w:drawing>
              <wp:inline distT="0" distB="0" distL="0" distR="0" wp14:anchorId="36ECA51B" wp14:editId="5ACACDEB">
                <wp:extent cx="6408000" cy="685800"/>
                <wp:effectExtent l="0" t="0" r="0" b="0"/>
                <wp:docPr id="1073742102" name="Rectangle 1073742102"/>
                <wp:cNvGraphicFramePr/>
                <a:graphic xmlns:a="http://schemas.openxmlformats.org/drawingml/2006/main">
                  <a:graphicData uri="http://schemas.microsoft.com/office/word/2010/wordprocessingShape">
                    <wps:wsp>
                      <wps:cNvSpPr/>
                      <wps:spPr>
                        <a:xfrm>
                          <a:off x="0" y="0"/>
                          <a:ext cx="6408000" cy="685800"/>
                        </a:xfrm>
                        <a:prstGeom prst="rect">
                          <a:avLst/>
                        </a:prstGeom>
                        <a:solidFill>
                          <a:srgbClr val="E6CE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A27A0" w:rsidP="00BA27A0" w:rsidRDefault="00BA27A0" w14:paraId="324C8645" w14:textId="3ABF27FF">
                            <w:pPr>
                              <w:pStyle w:val="BreakoutBoxHeading"/>
                            </w:pPr>
                            <w:r>
                              <w:t>Trigger Determination</w:t>
                            </w:r>
                            <w:r w:rsidR="00F6682C">
                              <w:t xml:space="preserve"> – Other factors</w:t>
                            </w:r>
                          </w:p>
                          <w:p w:rsidR="00BA27A0" w:rsidP="00BA27A0" w:rsidRDefault="00BA27A0" w14:paraId="3CC7CA9A" w14:textId="759F728B">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rsidR="0036516C" w:rsidP="0036516C" w:rsidRDefault="0036516C" w14:paraId="4B37E9D6" w14:textId="77777777">
                            <w:pPr>
                              <w:pStyle w:val="BodyText"/>
                              <w:ind w:left="720"/>
                            </w:pPr>
                            <w:r>
                              <w:t xml:space="preserve">(c) the relative merits between procuring an NCESS or augmenting the network; </w:t>
                            </w:r>
                          </w:p>
                          <w:p w:rsidR="0036516C" w:rsidP="0036516C" w:rsidRDefault="0036516C" w14:paraId="7B8FE154" w14:textId="77777777">
                            <w:pPr>
                              <w:pStyle w:val="BodyText"/>
                              <w:ind w:left="720"/>
                            </w:pPr>
                            <w:r>
                              <w:t xml:space="preserve">(d) the outcome of any investigation of behaviour that reduces the effectiveness of the market, including behaviour related to market power; </w:t>
                            </w:r>
                          </w:p>
                          <w:p w:rsidR="0036516C" w:rsidP="0036516C" w:rsidRDefault="0036516C" w14:paraId="495B04D6" w14:textId="77777777">
                            <w:pPr>
                              <w:pStyle w:val="BodyText"/>
                              <w:ind w:left="720"/>
                            </w:pPr>
                            <w:r>
                              <w:t xml:space="preserve">(e) whether the procurement of an NCESS is consistent with the Wholesale Market Objectives; and </w:t>
                            </w:r>
                          </w:p>
                          <w:p w:rsidR="0036516C" w:rsidP="0036516C" w:rsidRDefault="0036516C" w14:paraId="055A4B32" w14:textId="55376643">
                            <w:pPr>
                              <w:pStyle w:val="BodyText"/>
                              <w:ind w:left="720"/>
                            </w:pPr>
                            <w:r>
                              <w:t>(f) whether procurement of an NCESS will be in the long-term interests of consumers.</w:t>
                            </w:r>
                          </w:p>
                        </w:txbxContent>
                      </wps:txbx>
                      <wps:bodyPr rot="0" spcFirstLastPara="0" vertOverflow="overflow" horzOverflow="overflow" vert="horz" wrap="square" lIns="162000" tIns="72000" rIns="162000" bIns="36000" numCol="1" spcCol="0" rtlCol="0" fromWordArt="0" anchor="ctr" anchorCtr="0" forceAA="0" compatLnSpc="1">
                        <a:prstTxWarp prst="textNoShape">
                          <a:avLst/>
                        </a:prstTxWarp>
                        <a:spAutoFit/>
                      </wps:bodyPr>
                    </wps:wsp>
                  </a:graphicData>
                </a:graphic>
              </wp:inline>
            </w:drawing>
          </mc:Choice>
          <mc:Fallback>
            <w:pict w14:anchorId="3C7F2FC8">
              <v:rect id="Rectangle 1073742102" style="width:504.55pt;height:54pt;visibility:visible;mso-wrap-style:square;mso-left-percent:-10001;mso-top-percent:-10001;mso-position-horizontal:absolute;mso-position-horizontal-relative:char;mso-position-vertical:absolute;mso-position-vertical-relative:line;mso-left-percent:-10001;mso-top-percent:-10001;v-text-anchor:middle" o:spid="_x0000_s1026" fillcolor="#e6ceeb" stroked="f" strokeweight="1pt" w14:anchorId="36ECA5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">
                <v:textbox style="mso-fit-shape-to-text:t" inset="4.5mm,2mm,4.5mm,1mm">
                  <w:txbxContent>
                    <w:p w:rsidR="00BA27A0" w:rsidP="00BA27A0" w:rsidRDefault="00BA27A0" w14:paraId="4C3D1C6F" w14:textId="3ABF27FF">
                      <w:pPr>
                        <w:pStyle w:val="BreakoutBoxHeading"/>
                      </w:pPr>
                      <w:r>
                        <w:t>Trigger Determination</w:t>
                      </w:r>
                      <w:r w:rsidR="00F6682C">
                        <w:t xml:space="preserve"> – Other factors</w:t>
                      </w:r>
                    </w:p>
                    <w:p w:rsidR="00BA27A0" w:rsidP="00BA27A0" w:rsidRDefault="00BA27A0" w14:paraId="6D8B2F35" w14:textId="759F728B">
                      <w:pPr>
                        <w:pStyle w:val="BodyText"/>
                      </w:pPr>
                      <w:r>
                        <w:t>This section presents relevant analysis to allow the Coordinator to consider the extent to which an NCESS will</w:t>
                      </w:r>
                      <w:r w:rsidR="001D571F">
                        <w:t xml:space="preserve"> meet factors under </w:t>
                      </w:r>
                      <w:r w:rsidR="00024A15">
                        <w:t>c</w:t>
                      </w:r>
                      <w:r w:rsidR="001D571F">
                        <w:t>lauses</w:t>
                      </w:r>
                      <w:r w:rsidR="00EE54E4">
                        <w:t xml:space="preserve"> </w:t>
                      </w:r>
                      <w:r w:rsidR="001D571F">
                        <w:t>3.11A.7(c) – (f) of the WEM Rules:</w:t>
                      </w:r>
                    </w:p>
                    <w:p w:rsidR="0036516C" w:rsidP="0036516C" w:rsidRDefault="0036516C" w14:paraId="301C6B48" w14:textId="77777777">
                      <w:pPr>
                        <w:pStyle w:val="BodyText"/>
                        <w:ind w:left="720"/>
                      </w:pPr>
                      <w:r>
                        <w:t xml:space="preserve">(c) the relative merits between procuring an NCESS or augmenting the network; </w:t>
                      </w:r>
                    </w:p>
                    <w:p w:rsidR="0036516C" w:rsidP="0036516C" w:rsidRDefault="0036516C" w14:paraId="5F0F54FF" w14:textId="77777777">
                      <w:pPr>
                        <w:pStyle w:val="BodyText"/>
                        <w:ind w:left="720"/>
                      </w:pPr>
                      <w:r>
                        <w:t xml:space="preserve">(d) the outcome of any investigation of behaviour that reduces the effectiveness of the market, including behaviour related to market power; </w:t>
                      </w:r>
                    </w:p>
                    <w:p w:rsidR="0036516C" w:rsidP="0036516C" w:rsidRDefault="0036516C" w14:paraId="31A89FD8" w14:textId="77777777">
                      <w:pPr>
                        <w:pStyle w:val="BodyText"/>
                        <w:ind w:left="720"/>
                      </w:pPr>
                      <w:r>
                        <w:t xml:space="preserve">(e) whether the procurement of an NCESS is consistent with the Wholesale Market Objectives; and </w:t>
                      </w:r>
                    </w:p>
                    <w:p w:rsidR="0036516C" w:rsidP="0036516C" w:rsidRDefault="0036516C" w14:paraId="09FC5AC8" w14:textId="55376643">
                      <w:pPr>
                        <w:pStyle w:val="BodyText"/>
                        <w:ind w:left="720"/>
                      </w:pPr>
                      <w:r>
                        <w:t>(f) whether procurement of an NCESS will be in the long-term interests of consumers.</w:t>
                      </w:r>
                    </w:p>
                  </w:txbxContent>
                </v:textbox>
                <w10:anchorlock/>
              </v:rect>
            </w:pict>
          </mc:Fallback>
        </mc:AlternateContent>
      </w:r>
    </w:p>
    <w:p w:rsidRPr="006B4165" w:rsidR="001F1F5C" w:rsidP="001F1F5C" w:rsidRDefault="00EE228B" w14:paraId="40C17D39" w14:textId="03974E8E">
      <w:pPr>
        <w:pStyle w:val="Heading3"/>
      </w:pPr>
      <w:r w:rsidRPr="006B4165">
        <w:t>Considerations under 3.11A.7(c)</w:t>
      </w:r>
    </w:p>
    <w:p w:rsidRPr="006B4165" w:rsidR="001F1F5C" w:rsidP="000B0B11" w:rsidRDefault="00EE228B" w14:paraId="1BA71D33" w14:textId="34803756">
      <w:pPr>
        <w:rPr>
          <w:rFonts w:hint="eastAsia" w:eastAsiaTheme="minorEastAsia"/>
          <w:szCs w:val="20"/>
        </w:rPr>
      </w:pPr>
      <w:r w:rsidRPr="006B4165">
        <w:t xml:space="preserve">In making its assessment of the emergent risks to its ability to manage Power System Security, AEMO </w:t>
      </w:r>
      <w:r w:rsidR="000B0B11">
        <w:t>d</w:t>
      </w:r>
      <w:r w:rsidRPr="006B4165">
        <w:t>id</w:t>
      </w:r>
      <w:r w:rsidRPr="006B4165" w:rsidR="001B72E9">
        <w:t xml:space="preserve"> not find any instances of relevant network augmentation able to mitigate the risk</w:t>
      </w:r>
      <w:r w:rsidR="003C5F79">
        <w:t>s</w:t>
      </w:r>
      <w:r w:rsidRPr="006B4165" w:rsidR="001B72E9">
        <w:t xml:space="preserve"> </w:t>
      </w:r>
      <w:r w:rsidR="003C5F79">
        <w:t>identified</w:t>
      </w:r>
      <w:r w:rsidRPr="006B4165" w:rsidR="001B72E9">
        <w:t xml:space="preserve">. </w:t>
      </w:r>
    </w:p>
    <w:p w:rsidRPr="006B4165" w:rsidR="009F1983" w:rsidP="009F1983" w:rsidRDefault="009F1983" w14:paraId="51FF7F68" w14:textId="7356B5FE">
      <w:pPr>
        <w:pStyle w:val="Heading3"/>
      </w:pPr>
      <w:r w:rsidRPr="006B4165">
        <w:t>Considerations under 3.11A.7(d)</w:t>
      </w:r>
    </w:p>
    <w:p w:rsidRPr="006B4165" w:rsidR="009F1983" w:rsidP="009F1983" w:rsidRDefault="009F1983" w14:paraId="51C78AE7" w14:textId="6605EF6A">
      <w:r w:rsidRPr="006B4165">
        <w:t xml:space="preserve">AEMO is not aware of any market power </w:t>
      </w:r>
      <w:r w:rsidRPr="006B4165" w:rsidR="00801E8C">
        <w:t>aspects</w:t>
      </w:r>
      <w:r w:rsidRPr="006B4165">
        <w:t xml:space="preserve"> relating to the identified trigger.</w:t>
      </w:r>
    </w:p>
    <w:p w:rsidRPr="006B4165" w:rsidR="009F1983" w:rsidP="009F1983" w:rsidRDefault="009F1983" w14:paraId="330343E8" w14:textId="1331194E">
      <w:pPr>
        <w:pStyle w:val="Heading3"/>
      </w:pPr>
      <w:r w:rsidRPr="006B4165">
        <w:t>Considerations under 3.11A.7(e)</w:t>
      </w:r>
    </w:p>
    <w:p w:rsidRPr="006B4165" w:rsidR="00920543" w:rsidP="009F1983" w:rsidRDefault="009F1983" w14:paraId="5F121BD1" w14:textId="41CB3671">
      <w:r w:rsidRPr="006B4165">
        <w:t>AEMO considers that the mitigation of issues identified in this submission are consistent with the Wholesale Market Objectives</w:t>
      </w:r>
      <w:r w:rsidR="00126959">
        <w:t>,</w:t>
      </w:r>
      <w:r w:rsidRPr="006B4165">
        <w:t xml:space="preserve"> and that the </w:t>
      </w:r>
      <w:r w:rsidR="000B0B11">
        <w:t xml:space="preserve">NCESS </w:t>
      </w:r>
      <w:r w:rsidRPr="006B4165">
        <w:t>Service Specification can be developed in accordance with the Wholesale Market Objectives. Specifically</w:t>
      </w:r>
      <w:r w:rsidRPr="006B4165" w:rsidR="00920543">
        <w:t>:</w:t>
      </w:r>
    </w:p>
    <w:p w:rsidRPr="006B4165" w:rsidR="009F1983" w:rsidP="00032B5B" w:rsidRDefault="009F1983" w14:paraId="1F50F725" w14:textId="130CCAA1">
      <w:pPr>
        <w:pStyle w:val="ListBullet"/>
      </w:pPr>
      <w:r w:rsidRPr="006B4165">
        <w:t xml:space="preserve">the specification can be developed such that the service can be delivered by a range of technologies, in accordance with the </w:t>
      </w:r>
      <w:r w:rsidRPr="006B4165" w:rsidR="007C1AE1">
        <w:t>W</w:t>
      </w:r>
      <w:r w:rsidR="007C1AE1">
        <w:t>holesale Market</w:t>
      </w:r>
      <w:r w:rsidRPr="006B4165" w:rsidR="007C1AE1">
        <w:t xml:space="preserve"> </w:t>
      </w:r>
      <w:r w:rsidRPr="006B4165">
        <w:t>Objective</w:t>
      </w:r>
      <w:r w:rsidR="00A11390">
        <w:t>s</w:t>
      </w:r>
      <w:r w:rsidRPr="006B4165">
        <w:t xml:space="preserve"> under clause 1.2.1(c)</w:t>
      </w:r>
      <w:r w:rsidRPr="006B4165" w:rsidR="00920543">
        <w:t>; and</w:t>
      </w:r>
    </w:p>
    <w:p w:rsidRPr="006B4165" w:rsidR="00920543" w:rsidP="00032B5B" w:rsidRDefault="00920543" w14:paraId="6F09C9D5" w14:textId="09CDDF7A">
      <w:pPr>
        <w:pStyle w:val="ListBullet"/>
      </w:pPr>
      <w:r w:rsidRPr="006B4165">
        <w:t xml:space="preserve">a competitive procurement process for </w:t>
      </w:r>
      <w:r w:rsidR="00AD3DC7">
        <w:t>the</w:t>
      </w:r>
      <w:r w:rsidR="007B3FD6">
        <w:t xml:space="preserve"> </w:t>
      </w:r>
      <w:r w:rsidRPr="006B4165">
        <w:t>NCESS which will ensure the cost of the service is as efficient as possible</w:t>
      </w:r>
      <w:r w:rsidRPr="006B4165" w:rsidR="00DB1738">
        <w:t xml:space="preserve">, in accordance with </w:t>
      </w:r>
      <w:r w:rsidRPr="006B4165" w:rsidR="0007794C">
        <w:t xml:space="preserve">the </w:t>
      </w:r>
      <w:r w:rsidRPr="006B4165" w:rsidR="007C1AE1">
        <w:t>W</w:t>
      </w:r>
      <w:r w:rsidR="007C1AE1">
        <w:t xml:space="preserve">holesale </w:t>
      </w:r>
      <w:r w:rsidRPr="006B4165" w:rsidR="007C1AE1">
        <w:t>M</w:t>
      </w:r>
      <w:r w:rsidR="007C1AE1">
        <w:t>arket</w:t>
      </w:r>
      <w:r w:rsidRPr="006B4165" w:rsidR="007C1AE1">
        <w:t xml:space="preserve"> </w:t>
      </w:r>
      <w:r w:rsidRPr="006B4165" w:rsidR="0007794C">
        <w:t>Objectives in clauses 1.2.1(a)</w:t>
      </w:r>
      <w:r w:rsidRPr="006B4165" w:rsidR="00E62ED0">
        <w:t>, (b) and (d).</w:t>
      </w:r>
    </w:p>
    <w:p w:rsidRPr="006B4165" w:rsidR="009F1983" w:rsidP="009F1983" w:rsidRDefault="009F1983" w14:paraId="4919F77E" w14:textId="2E3147D4">
      <w:pPr>
        <w:pStyle w:val="Heading3"/>
      </w:pPr>
      <w:r w:rsidRPr="006B4165">
        <w:t>Considerations under 3.11A.7(</w:t>
      </w:r>
      <w:r w:rsidRPr="006B4165" w:rsidR="009B5C9F">
        <w:t>f</w:t>
      </w:r>
      <w:r w:rsidRPr="006B4165">
        <w:t>)</w:t>
      </w:r>
    </w:p>
    <w:p w:rsidR="00140F0F" w:rsidP="003C5F79" w:rsidRDefault="009F1983" w14:paraId="1B9713CE" w14:textId="09B9F4F2">
      <w:r w:rsidRPr="006B4165">
        <w:t xml:space="preserve">AEMO considers that the mitigation of issues identified in this submission are </w:t>
      </w:r>
      <w:r w:rsidRPr="006B4165" w:rsidR="00E62ED0">
        <w:t>in the long</w:t>
      </w:r>
      <w:r w:rsidRPr="006B4165" w:rsidR="00732697">
        <w:t>-</w:t>
      </w:r>
      <w:r w:rsidRPr="006B4165" w:rsidR="00E62ED0">
        <w:t>term interest of consumers</w:t>
      </w:r>
      <w:r w:rsidR="00A5204A">
        <w:t xml:space="preserve"> </w:t>
      </w:r>
      <w:r w:rsidR="002056D8">
        <w:t xml:space="preserve">based on the </w:t>
      </w:r>
      <w:r w:rsidR="008234A1">
        <w:t>alternat</w:t>
      </w:r>
      <w:r w:rsidR="006A12AD">
        <w:t>iv</w:t>
      </w:r>
      <w:r w:rsidR="00E179F2">
        <w:t>e</w:t>
      </w:r>
      <w:r w:rsidR="008234A1">
        <w:t xml:space="preserve"> </w:t>
      </w:r>
      <w:r w:rsidR="006A12AD">
        <w:t>of</w:t>
      </w:r>
      <w:r w:rsidR="008234A1">
        <w:t xml:space="preserve"> </w:t>
      </w:r>
      <w:r w:rsidR="0070405B">
        <w:t>i</w:t>
      </w:r>
      <w:r w:rsidR="00E179F2">
        <w:t>n</w:t>
      </w:r>
      <w:r w:rsidR="0070405B">
        <w:t xml:space="preserve">secure operation of the power system and </w:t>
      </w:r>
      <w:r w:rsidR="007B2B89">
        <w:t xml:space="preserve">the potential for </w:t>
      </w:r>
      <w:r w:rsidR="0070405B">
        <w:t>load</w:t>
      </w:r>
      <w:r w:rsidR="00F1251D">
        <w:noBreakHyphen/>
      </w:r>
      <w:r w:rsidR="0070405B">
        <w:t>shedding</w:t>
      </w:r>
      <w:r w:rsidRPr="006B4165">
        <w:t>.</w:t>
      </w:r>
    </w:p>
    <w:p w:rsidR="00140F0F" w:rsidDel="007D383F" w:rsidP="003C5F79" w:rsidRDefault="00140F0F" w14:paraId="6E9F45BC" w14:textId="1CC5AFB5">
      <w:pPr>
        <w:rPr>
          <w:del w:author="Kate Ryan" w:date="2022-12-14T21:59:00Z" w:id="50"/>
        </w:rPr>
      </w:pPr>
    </w:p>
    <w:p w:rsidR="001544E7" w:rsidP="003C5F79" w:rsidRDefault="001544E7" w14:paraId="4C0B718E" w14:textId="6911FFAA">
      <w:del w:author="Kate Ryan" w:date="2022-12-14T21:59:00Z" w:id="51">
        <w:r w:rsidDel="007D383F">
          <w:br w:type="page"/>
        </w:r>
      </w:del>
    </w:p>
    <w:p w:rsidR="00C57E99" w:rsidP="00C57E99" w:rsidRDefault="00C57E99" w14:paraId="76AD697A" w14:textId="43CA068C">
      <w:pPr>
        <w:pStyle w:val="AppendixHeading"/>
      </w:pPr>
      <w:bookmarkStart w:name="_Toc120187601" w:id="52"/>
      <w:bookmarkStart w:name="_Ref120104006" w:id="53"/>
      <w:bookmarkStart w:name="_Ref120184657" w:id="54"/>
      <w:bookmarkStart w:name="_Ref120184661" w:id="55"/>
      <w:bookmarkStart w:name="_Toc121333357" w:id="56"/>
      <w:bookmarkEnd w:id="52"/>
      <w:r>
        <w:t xml:space="preserve">Operational </w:t>
      </w:r>
      <w:r w:rsidR="001C0237">
        <w:t>d</w:t>
      </w:r>
      <w:r>
        <w:t>emand</w:t>
      </w:r>
      <w:bookmarkEnd w:id="53"/>
      <w:r w:rsidR="00417EC4">
        <w:t xml:space="preserve"> vs </w:t>
      </w:r>
      <w:r w:rsidR="001C0237">
        <w:t xml:space="preserve">system </w:t>
      </w:r>
      <w:bookmarkEnd w:id="54"/>
      <w:bookmarkEnd w:id="55"/>
      <w:bookmarkEnd w:id="56"/>
      <w:r w:rsidR="001C0237">
        <w:t>load</w:t>
      </w:r>
    </w:p>
    <w:p w:rsidRPr="00C57E99" w:rsidR="00417EC4" w:rsidP="00AE3A5E" w:rsidRDefault="00417EC4" w14:paraId="74FCC3B4" w14:textId="007CC9AB">
      <w:pPr>
        <w:pStyle w:val="BodyText"/>
      </w:pPr>
      <w:r>
        <w:t>This submission discusses demand in the context of operational demand. The following extract from AEMO’s Renewable Energy Integration – SWIS Update report</w:t>
      </w:r>
      <w:r>
        <w:rPr>
          <w:rStyle w:val="FootnoteReference"/>
        </w:rPr>
        <w:footnoteReference w:id="15"/>
      </w:r>
      <w:r w:rsidRPr="0058376F">
        <w:t xml:space="preserve"> </w:t>
      </w:r>
      <w:r>
        <w:t>describe</w:t>
      </w:r>
      <w:r w:rsidR="00A8135A">
        <w:t>s</w:t>
      </w:r>
      <w:r>
        <w:t xml:space="preserve"> the differences.</w:t>
      </w:r>
    </w:p>
    <w:p w:rsidR="008D1B3C" w:rsidP="00AE3A5E" w:rsidRDefault="008D1B3C" w14:paraId="3FB86A3D" w14:textId="67BB1E95">
      <w:pPr>
        <w:pStyle w:val="CaptionTable"/>
      </w:pPr>
      <w:bookmarkStart w:name="_Toc121333361" w:id="57"/>
      <w:r>
        <w:t xml:space="preserve">System, </w:t>
      </w:r>
      <w:r w:rsidR="001C0237">
        <w:t xml:space="preserve">operational </w:t>
      </w:r>
      <w:r>
        <w:t xml:space="preserve">and </w:t>
      </w:r>
      <w:r w:rsidR="001C0237">
        <w:t>u</w:t>
      </w:r>
      <w:r>
        <w:t xml:space="preserve">nderlying </w:t>
      </w:r>
      <w:r w:rsidR="00F81D73">
        <w:t>demand</w:t>
      </w:r>
      <w:bookmarkEnd w:id="57"/>
    </w:p>
    <w:tbl>
      <w:tblPr>
        <w:tblStyle w:val="AEMO-Table4"/>
        <w:tblW w:w="9356" w:type="dxa"/>
        <w:tblLook w:val="04A0" w:firstRow="1" w:lastRow="0" w:firstColumn="1" w:lastColumn="0" w:noHBand="0" w:noVBand="1"/>
      </w:tblPr>
      <w:tblGrid>
        <w:gridCol w:w="2528"/>
        <w:gridCol w:w="2457"/>
        <w:gridCol w:w="2240"/>
        <w:gridCol w:w="2131"/>
      </w:tblGrid>
      <w:tr w:rsidRPr="00A279F3" w:rsidR="00261342" w:rsidTr="008D1B3C" w14:paraId="7A3A3C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AC09938" w14:textId="77777777">
            <w:pPr>
              <w:pStyle w:val="TableText"/>
            </w:pPr>
            <w:r w:rsidRPr="00A279F3">
              <w:t>Item</w:t>
            </w:r>
          </w:p>
        </w:tc>
        <w:tc>
          <w:tcPr>
            <w:tcW w:w="2457" w:type="dxa"/>
          </w:tcPr>
          <w:p w:rsidRPr="00A279F3" w:rsidR="00C57E99" w:rsidP="00B278FA" w:rsidRDefault="00C57E99" w14:paraId="39C2D655"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System </w:t>
            </w:r>
            <w:r>
              <w:t>l</w:t>
            </w:r>
            <w:r w:rsidRPr="00A279F3">
              <w:t>oad</w:t>
            </w:r>
          </w:p>
        </w:tc>
        <w:tc>
          <w:tcPr>
            <w:tcW w:w="2240" w:type="dxa"/>
          </w:tcPr>
          <w:p w:rsidRPr="00A279F3" w:rsidR="00C57E99" w:rsidP="00B278FA" w:rsidRDefault="00C57E99" w14:paraId="02A53E52"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Operational </w:t>
            </w:r>
            <w:r>
              <w:t>d</w:t>
            </w:r>
            <w:r w:rsidRPr="00A279F3">
              <w:t>emand</w:t>
            </w:r>
          </w:p>
        </w:tc>
        <w:tc>
          <w:tcPr>
            <w:tcW w:w="2131" w:type="dxa"/>
          </w:tcPr>
          <w:p w:rsidRPr="00A279F3" w:rsidR="00C57E99" w:rsidP="00B278FA" w:rsidRDefault="00C57E99" w14:paraId="18546F30" w14:textId="77777777">
            <w:pPr>
              <w:pStyle w:val="TableText"/>
              <w:cnfStyle w:val="100000000000" w:firstRow="1" w:lastRow="0" w:firstColumn="0" w:lastColumn="0" w:oddVBand="0" w:evenVBand="0" w:oddHBand="0" w:evenHBand="0" w:firstRowFirstColumn="0" w:firstRowLastColumn="0" w:lastRowFirstColumn="0" w:lastRowLastColumn="0"/>
            </w:pPr>
            <w:r w:rsidRPr="00A279F3">
              <w:t xml:space="preserve">Underlying </w:t>
            </w:r>
            <w:r>
              <w:t>d</w:t>
            </w:r>
            <w:r w:rsidRPr="00A279F3">
              <w:t>emand</w:t>
            </w:r>
          </w:p>
        </w:tc>
      </w:tr>
      <w:tr w:rsidRPr="00845B27" w:rsidR="00C57E99" w:rsidTr="00AE3A5E" w14:paraId="323836C6"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71E0D92" w14:textId="77777777">
            <w:pPr>
              <w:pStyle w:val="TableText"/>
            </w:pPr>
            <w:r w:rsidRPr="00A279F3">
              <w:t xml:space="preserve">Application </w:t>
            </w:r>
          </w:p>
        </w:tc>
        <w:tc>
          <w:tcPr>
            <w:tcW w:w="2457" w:type="dxa"/>
          </w:tcPr>
          <w:p w:rsidRPr="00E702FD" w:rsidR="00C57E99" w:rsidP="00B278FA" w:rsidRDefault="00C57E99" w14:paraId="46FB6DE2" w14:textId="77777777">
            <w:pPr>
              <w:pStyle w:val="TableText"/>
              <w:cnfStyle w:val="000000000000" w:firstRow="0" w:lastRow="0" w:firstColumn="0" w:lastColumn="0" w:oddVBand="0" w:evenVBand="0" w:oddHBand="0" w:evenHBand="0" w:firstRowFirstColumn="0" w:firstRowLastColumn="0" w:lastRowFirstColumn="0" w:lastRowLastColumn="0"/>
            </w:pPr>
            <w:r w:rsidRPr="007B3FD6">
              <w:t xml:space="preserve">System operation </w:t>
            </w:r>
          </w:p>
        </w:tc>
        <w:tc>
          <w:tcPr>
            <w:tcW w:w="2240" w:type="dxa"/>
          </w:tcPr>
          <w:p w:rsidRPr="00E702FD" w:rsidR="00C57E99" w:rsidP="00B278FA" w:rsidRDefault="00C57E99" w14:paraId="36B35AC2" w14:textId="77777777">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c>
          <w:tcPr>
            <w:tcW w:w="2131" w:type="dxa"/>
          </w:tcPr>
          <w:p w:rsidRPr="00E702FD" w:rsidR="00C57E99" w:rsidP="00B278FA" w:rsidRDefault="00C57E99" w14:paraId="19AD8E49" w14:textId="77777777">
            <w:pPr>
              <w:pStyle w:val="TableText"/>
              <w:cnfStyle w:val="000000000000" w:firstRow="0" w:lastRow="0" w:firstColumn="0" w:lastColumn="0" w:oddVBand="0" w:evenVBand="0" w:oddHBand="0" w:evenHBand="0" w:firstRowFirstColumn="0" w:firstRowLastColumn="0" w:lastRowFirstColumn="0" w:lastRowLastColumn="0"/>
            </w:pPr>
            <w:r w:rsidRPr="00E702FD">
              <w:t>Market reporting</w:t>
            </w:r>
          </w:p>
        </w:tc>
      </w:tr>
      <w:tr w:rsidRPr="00845B27" w:rsidR="00C57E99" w:rsidTr="00AE3A5E" w14:paraId="2725B8A5"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319A22DF" w14:textId="77777777">
            <w:pPr>
              <w:pStyle w:val="TableText"/>
            </w:pPr>
            <w:r w:rsidRPr="00A279F3">
              <w:t>Data source</w:t>
            </w:r>
          </w:p>
        </w:tc>
        <w:tc>
          <w:tcPr>
            <w:tcW w:w="2457" w:type="dxa"/>
          </w:tcPr>
          <w:p w:rsidRPr="00E702FD" w:rsidR="00C57E99" w:rsidP="00B278FA" w:rsidRDefault="00C57E99" w14:paraId="01388FCB" w14:textId="77777777">
            <w:pPr>
              <w:pStyle w:val="TableText"/>
              <w:cnfStyle w:val="000000000000" w:firstRow="0" w:lastRow="0" w:firstColumn="0" w:lastColumn="0" w:oddVBand="0" w:evenVBand="0" w:oddHBand="0" w:evenHBand="0" w:firstRowFirstColumn="0" w:firstRowLastColumn="0" w:lastRowFirstColumn="0" w:lastRowLastColumn="0"/>
            </w:pPr>
            <w:r w:rsidRPr="007B3FD6">
              <w:t>SCADA</w:t>
            </w:r>
          </w:p>
        </w:tc>
        <w:tc>
          <w:tcPr>
            <w:tcW w:w="2240" w:type="dxa"/>
          </w:tcPr>
          <w:p w:rsidRPr="00E702FD" w:rsidR="00C57E99" w:rsidP="00B278FA" w:rsidRDefault="00C57E99" w14:paraId="71F11CDC" w14:textId="77777777">
            <w:pPr>
              <w:pStyle w:val="TableText"/>
              <w:cnfStyle w:val="000000000000" w:firstRow="0" w:lastRow="0" w:firstColumn="0" w:lastColumn="0" w:oddVBand="0" w:evenVBand="0" w:oddHBand="0" w:evenHBand="0" w:firstRowFirstColumn="0" w:firstRowLastColumn="0" w:lastRowFirstColumn="0" w:lastRowLastColumn="0"/>
            </w:pPr>
            <w:r w:rsidRPr="00E702FD">
              <w:t>SCADA (sent-out MW quantities)</w:t>
            </w:r>
          </w:p>
        </w:tc>
        <w:tc>
          <w:tcPr>
            <w:tcW w:w="2131" w:type="dxa"/>
          </w:tcPr>
          <w:p w:rsidRPr="00E702FD" w:rsidR="00C57E99" w:rsidP="00B278FA" w:rsidRDefault="00C57E99" w14:paraId="49ED1404" w14:textId="77777777">
            <w:pPr>
              <w:pStyle w:val="TableText"/>
              <w:cnfStyle w:val="000000000000" w:firstRow="0" w:lastRow="0" w:firstColumn="0" w:lastColumn="0" w:oddVBand="0" w:evenVBand="0" w:oddHBand="0" w:evenHBand="0" w:firstRowFirstColumn="0" w:firstRowLastColumn="0" w:lastRowFirstColumn="0" w:lastRowLastColumn="0"/>
            </w:pPr>
            <w:r w:rsidRPr="00E702FD">
              <w:t xml:space="preserve">Operational demand plus estimate of behind-the-meter DPV generation </w:t>
            </w:r>
          </w:p>
        </w:tc>
      </w:tr>
      <w:tr w:rsidRPr="00845B27" w:rsidR="00C57E99" w:rsidTr="00AE3A5E" w14:paraId="7352D7A4"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6D294796" w14:textId="77777777">
            <w:pPr>
              <w:pStyle w:val="TableText"/>
            </w:pPr>
            <w:r w:rsidRPr="00A279F3">
              <w:t>Measurement frequency</w:t>
            </w:r>
          </w:p>
        </w:tc>
        <w:tc>
          <w:tcPr>
            <w:tcW w:w="2457" w:type="dxa"/>
          </w:tcPr>
          <w:p w:rsidRPr="00E702FD" w:rsidR="00C57E99" w:rsidP="00B278FA" w:rsidRDefault="00C57E99" w14:paraId="63AC47CA" w14:textId="77777777">
            <w:pPr>
              <w:pStyle w:val="TableText"/>
              <w:cnfStyle w:val="000000000000" w:firstRow="0" w:lastRow="0" w:firstColumn="0" w:lastColumn="0" w:oddVBand="0" w:evenVBand="0" w:oddHBand="0" w:evenHBand="0" w:firstRowFirstColumn="0" w:firstRowLastColumn="0" w:lastRowFirstColumn="0" w:lastRowLastColumn="0"/>
            </w:pPr>
            <w:r w:rsidRPr="007B3FD6">
              <w:t>4</w:t>
            </w:r>
            <w:r w:rsidRPr="00E702FD">
              <w:t>-second instantaneous</w:t>
            </w:r>
          </w:p>
        </w:tc>
        <w:tc>
          <w:tcPr>
            <w:tcW w:w="2240" w:type="dxa"/>
          </w:tcPr>
          <w:p w:rsidRPr="00E702FD" w:rsidR="00C57E99" w:rsidP="00B278FA" w:rsidRDefault="00C57E99" w14:paraId="634B0BCA" w14:textId="77777777">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c>
          <w:tcPr>
            <w:tcW w:w="2131" w:type="dxa"/>
          </w:tcPr>
          <w:p w:rsidRPr="00E702FD" w:rsidR="00C57E99" w:rsidP="00B278FA" w:rsidRDefault="00C57E99" w14:paraId="51102471" w14:textId="77777777">
            <w:pPr>
              <w:pStyle w:val="TableText"/>
              <w:cnfStyle w:val="000000000000" w:firstRow="0" w:lastRow="0" w:firstColumn="0" w:lastColumn="0" w:oddVBand="0" w:evenVBand="0" w:oddHBand="0" w:evenHBand="0" w:firstRowFirstColumn="0" w:firstRowLastColumn="0" w:lastRowFirstColumn="0" w:lastRowLastColumn="0"/>
            </w:pPr>
            <w:r w:rsidRPr="00E702FD">
              <w:t>30-minute average</w:t>
            </w:r>
          </w:p>
        </w:tc>
      </w:tr>
      <w:tr w:rsidRPr="00845B27" w:rsidR="00C57E99" w:rsidTr="00AE3A5E" w14:paraId="364B98A2"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4C27B18D" w14:textId="77777777">
            <w:pPr>
              <w:pStyle w:val="TableText"/>
            </w:pPr>
            <w:r w:rsidRPr="00A279F3">
              <w:t>Loss factor adjusted to Reference Node</w:t>
            </w:r>
          </w:p>
        </w:tc>
        <w:tc>
          <w:tcPr>
            <w:tcW w:w="2457" w:type="dxa"/>
          </w:tcPr>
          <w:p w:rsidRPr="00E702FD" w:rsidR="00C57E99" w:rsidP="00B278FA" w:rsidRDefault="00C57E99" w14:paraId="29D35B8B" w14:textId="77777777">
            <w:pPr>
              <w:pStyle w:val="TableText"/>
              <w:cnfStyle w:val="000000000000" w:firstRow="0" w:lastRow="0" w:firstColumn="0" w:lastColumn="0" w:oddVBand="0" w:evenVBand="0" w:oddHBand="0" w:evenHBand="0" w:firstRowFirstColumn="0" w:firstRowLastColumn="0" w:lastRowFirstColumn="0" w:lastRowLastColumn="0"/>
            </w:pPr>
            <w:r w:rsidRPr="007B3FD6">
              <w:t>No</w:t>
            </w:r>
          </w:p>
        </w:tc>
        <w:tc>
          <w:tcPr>
            <w:tcW w:w="2240" w:type="dxa"/>
          </w:tcPr>
          <w:p w:rsidRPr="00E702FD" w:rsidR="00C57E99" w:rsidP="00B278FA" w:rsidRDefault="00C57E99" w14:paraId="2C6BBDDC"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w:t>
            </w:r>
          </w:p>
        </w:tc>
        <w:tc>
          <w:tcPr>
            <w:tcW w:w="2131" w:type="dxa"/>
          </w:tcPr>
          <w:p w:rsidRPr="00E702FD" w:rsidR="00C57E99" w:rsidP="00B278FA" w:rsidRDefault="00C57E99" w14:paraId="3C5F7D02"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w:t>
            </w:r>
          </w:p>
        </w:tc>
      </w:tr>
      <w:tr w:rsidRPr="00845B27" w:rsidR="00C57E99" w:rsidTr="00AE3A5E" w14:paraId="3CA1F9EC"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0D2B4FB4" w14:textId="77777777">
            <w:pPr>
              <w:pStyle w:val="TableText"/>
            </w:pPr>
            <w:r w:rsidRPr="00A279F3">
              <w:t>Registered (Scheduled and Non-Scheduled) generation</w:t>
            </w:r>
          </w:p>
        </w:tc>
        <w:tc>
          <w:tcPr>
            <w:tcW w:w="2457" w:type="dxa"/>
          </w:tcPr>
          <w:p w:rsidRPr="00E702FD" w:rsidR="00C57E99" w:rsidP="00B278FA" w:rsidRDefault="00C57E99" w14:paraId="519D5F7E" w14:textId="77777777">
            <w:pPr>
              <w:pStyle w:val="TableText"/>
              <w:cnfStyle w:val="000000000000" w:firstRow="0" w:lastRow="0" w:firstColumn="0" w:lastColumn="0" w:oddVBand="0" w:evenVBand="0" w:oddHBand="0" w:evenHBand="0" w:firstRowFirstColumn="0" w:firstRowLastColumn="0" w:lastRowFirstColumn="0" w:lastRowLastColumn="0"/>
            </w:pPr>
            <w:r w:rsidRPr="007B3FD6">
              <w:t xml:space="preserve">Measured at </w:t>
            </w:r>
            <w:r w:rsidRPr="00E702FD">
              <w:t xml:space="preserve">generators terminals </w:t>
            </w:r>
          </w:p>
        </w:tc>
        <w:tc>
          <w:tcPr>
            <w:tcW w:w="2240" w:type="dxa"/>
          </w:tcPr>
          <w:p w:rsidRPr="00E702FD" w:rsidR="00C57E99" w:rsidP="00B278FA" w:rsidRDefault="00C57E99" w14:paraId="1D6539F8" w14:textId="77777777">
            <w:pPr>
              <w:pStyle w:val="TableText"/>
              <w:cnfStyle w:val="000000000000" w:firstRow="0" w:lastRow="0" w:firstColumn="0" w:lastColumn="0" w:oddVBand="0" w:evenVBand="0" w:oddHBand="0" w:evenHBand="0" w:firstRowFirstColumn="0" w:firstRowLastColumn="0" w:lastRowFirstColumn="0" w:lastRowLastColumn="0"/>
            </w:pPr>
            <w:r w:rsidRPr="00E702FD">
              <w:t>Measured as ‘sent-out’ at the connection point</w:t>
            </w:r>
          </w:p>
        </w:tc>
        <w:tc>
          <w:tcPr>
            <w:tcW w:w="2131" w:type="dxa"/>
          </w:tcPr>
          <w:p w:rsidRPr="00E702FD" w:rsidR="00C57E99" w:rsidP="00B278FA" w:rsidRDefault="00C57E99" w14:paraId="4F6DA6B9" w14:textId="77777777">
            <w:pPr>
              <w:pStyle w:val="TableText"/>
              <w:cnfStyle w:val="000000000000" w:firstRow="0" w:lastRow="0" w:firstColumn="0" w:lastColumn="0" w:oddVBand="0" w:evenVBand="0" w:oddHBand="0" w:evenHBand="0" w:firstRowFirstColumn="0" w:firstRowLastColumn="0" w:lastRowFirstColumn="0" w:lastRowLastColumn="0"/>
            </w:pPr>
            <w:r w:rsidRPr="00E702FD">
              <w:t>N/A</w:t>
            </w:r>
          </w:p>
        </w:tc>
      </w:tr>
      <w:tr w:rsidRPr="00845B27" w:rsidR="00C57E99" w:rsidTr="00AE3A5E" w14:paraId="4744E20D"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2CFDB019" w14:textId="77777777">
            <w:pPr>
              <w:pStyle w:val="TableText"/>
            </w:pPr>
            <w:r w:rsidRPr="00A279F3">
              <w:t>Unregistered generation</w:t>
            </w:r>
          </w:p>
        </w:tc>
        <w:tc>
          <w:tcPr>
            <w:tcW w:w="2457" w:type="dxa"/>
          </w:tcPr>
          <w:p w:rsidRPr="00E702FD" w:rsidR="00C57E99" w:rsidP="00B278FA" w:rsidRDefault="00C57E99" w14:paraId="1B596F00" w14:textId="77777777">
            <w:pPr>
              <w:pStyle w:val="TableText"/>
              <w:cnfStyle w:val="000000000000" w:firstRow="0" w:lastRow="0" w:firstColumn="0" w:lastColumn="0" w:oddVBand="0" w:evenVBand="0" w:oddHBand="0" w:evenHBand="0" w:firstRowFirstColumn="0" w:firstRowLastColumn="0" w:lastRowFirstColumn="0" w:lastRowLastColumn="0"/>
            </w:pPr>
            <w:r w:rsidRPr="007B3FD6">
              <w:t>Not included</w:t>
            </w:r>
            <w:r w:rsidRPr="00E702FD">
              <w:t xml:space="preserve"> / inferred</w:t>
            </w:r>
          </w:p>
        </w:tc>
        <w:tc>
          <w:tcPr>
            <w:tcW w:w="2240" w:type="dxa"/>
          </w:tcPr>
          <w:p w:rsidRPr="00E702FD" w:rsidR="00C57E99" w:rsidP="00B278FA" w:rsidRDefault="00C57E99" w14:paraId="51040427"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c>
          <w:tcPr>
            <w:tcW w:w="2131" w:type="dxa"/>
          </w:tcPr>
          <w:p w:rsidRPr="00E702FD" w:rsidR="00C57E99" w:rsidP="00B278FA" w:rsidRDefault="00C57E99" w14:paraId="22202C01" w14:textId="77777777">
            <w:pPr>
              <w:pStyle w:val="TableText"/>
              <w:cnfStyle w:val="000000000000" w:firstRow="0" w:lastRow="0" w:firstColumn="0" w:lastColumn="0" w:oddVBand="0" w:evenVBand="0" w:oddHBand="0" w:evenHBand="0" w:firstRowFirstColumn="0" w:firstRowLastColumn="0" w:lastRowFirstColumn="0" w:lastRowLastColumn="0"/>
            </w:pPr>
            <w:r w:rsidRPr="00E702FD">
              <w:t>Not included / inferred</w:t>
            </w:r>
          </w:p>
        </w:tc>
      </w:tr>
      <w:tr w:rsidRPr="00845B27" w:rsidR="00C57E99" w:rsidTr="00AE3A5E" w14:paraId="6D5E6AF2" w14:textId="77777777">
        <w:tc>
          <w:tcPr>
            <w:cnfStyle w:val="001000000000" w:firstRow="0" w:lastRow="0" w:firstColumn="1" w:lastColumn="0" w:oddVBand="0" w:evenVBand="0" w:oddHBand="0" w:evenHBand="0" w:firstRowFirstColumn="0" w:firstRowLastColumn="0" w:lastRowFirstColumn="0" w:lastRowLastColumn="0"/>
            <w:tcW w:w="2528" w:type="dxa"/>
          </w:tcPr>
          <w:p w:rsidRPr="00A279F3" w:rsidR="00C57E99" w:rsidP="00B278FA" w:rsidRDefault="00C57E99" w14:paraId="38A0F5B3" w14:textId="77777777">
            <w:pPr>
              <w:pStyle w:val="TableText"/>
            </w:pPr>
            <w:r w:rsidRPr="00A279F3">
              <w:t>DER generation</w:t>
            </w:r>
          </w:p>
        </w:tc>
        <w:tc>
          <w:tcPr>
            <w:tcW w:w="2457" w:type="dxa"/>
          </w:tcPr>
          <w:p w:rsidRPr="00EF6F97" w:rsidR="00C57E99" w:rsidP="00B278FA" w:rsidRDefault="00C57E99" w14:paraId="11FE99DD" w14:textId="77777777">
            <w:pPr>
              <w:pStyle w:val="TableText"/>
              <w:cnfStyle w:val="000000000000" w:firstRow="0" w:lastRow="0" w:firstColumn="0" w:lastColumn="0" w:oddVBand="0" w:evenVBand="0" w:oddHBand="0" w:evenHBand="0" w:firstRowFirstColumn="0" w:firstRowLastColumn="0" w:lastRowFirstColumn="0" w:lastRowLastColumn="0"/>
            </w:pPr>
            <w:r w:rsidRPr="00C6710D">
              <w:t>Not included</w:t>
            </w:r>
          </w:p>
        </w:tc>
        <w:tc>
          <w:tcPr>
            <w:tcW w:w="2240" w:type="dxa"/>
          </w:tcPr>
          <w:p w:rsidRPr="00953334" w:rsidR="00C57E99" w:rsidP="00B278FA" w:rsidRDefault="00C57E99" w14:paraId="6F6171D9" w14:textId="77777777">
            <w:pPr>
              <w:pStyle w:val="TableText"/>
              <w:cnfStyle w:val="000000000000" w:firstRow="0" w:lastRow="0" w:firstColumn="0" w:lastColumn="0" w:oddVBand="0" w:evenVBand="0" w:oddHBand="0" w:evenHBand="0" w:firstRowFirstColumn="0" w:firstRowLastColumn="0" w:lastRowFirstColumn="0" w:lastRowLastColumn="0"/>
            </w:pPr>
            <w:r w:rsidRPr="00953334">
              <w:t>Not included</w:t>
            </w:r>
          </w:p>
        </w:tc>
        <w:tc>
          <w:tcPr>
            <w:tcW w:w="2131" w:type="dxa"/>
          </w:tcPr>
          <w:p w:rsidRPr="00953334" w:rsidR="00C57E99" w:rsidP="00B278FA" w:rsidRDefault="00C57E99" w14:paraId="08598560" w14:textId="77777777">
            <w:pPr>
              <w:pStyle w:val="TableText"/>
              <w:cnfStyle w:val="000000000000" w:firstRow="0" w:lastRow="0" w:firstColumn="0" w:lastColumn="0" w:oddVBand="0" w:evenVBand="0" w:oddHBand="0" w:evenHBand="0" w:firstRowFirstColumn="0" w:firstRowLastColumn="0" w:lastRowFirstColumn="0" w:lastRowLastColumn="0"/>
            </w:pPr>
            <w:r w:rsidRPr="00953334">
              <w:t>Estimate included</w:t>
            </w:r>
          </w:p>
        </w:tc>
      </w:tr>
    </w:tbl>
    <w:p w:rsidR="001544E7" w:rsidP="00417EC4" w:rsidRDefault="001544E7" w14:paraId="1D871AC9" w14:textId="3176F32D">
      <w:pPr>
        <w:pStyle w:val="BodyText"/>
      </w:pPr>
    </w:p>
    <w:p w:rsidR="001544E7" w:rsidRDefault="001544E7" w14:paraId="3B5BCF4D" w14:textId="77777777">
      <w:pPr>
        <w:spacing w:before="0" w:after="160" w:line="259" w:lineRule="auto"/>
      </w:pPr>
      <w:r>
        <w:br w:type="page"/>
      </w:r>
    </w:p>
    <w:p w:rsidR="00C57E99" w:rsidP="00C57E99" w:rsidRDefault="00C57E99" w14:paraId="3FE5B1D9" w14:textId="1C1EEBBA">
      <w:pPr>
        <w:pStyle w:val="AppendixHeading"/>
      </w:pPr>
      <w:bookmarkStart w:name="_Ref120184670" w:id="58"/>
      <w:bookmarkStart w:name="_Toc121333358" w:id="59"/>
      <w:r>
        <w:t>Re</w:t>
      </w:r>
      <w:r w:rsidR="00417EC4">
        <w:t>vis</w:t>
      </w:r>
      <w:r>
        <w:t xml:space="preserve">ed </w:t>
      </w:r>
      <w:r w:rsidR="00C15B4E">
        <w:t>planning criteria</w:t>
      </w:r>
      <w:bookmarkEnd w:id="58"/>
      <w:bookmarkEnd w:id="59"/>
    </w:p>
    <w:p w:rsidR="00C57E99" w:rsidP="00C57E99" w:rsidRDefault="001544E7" w14:paraId="1E905E02" w14:textId="1DA5885C">
      <w:pPr>
        <w:pStyle w:val="BodyText"/>
      </w:pPr>
      <w:r w:rsidRPr="001544E7">
        <w:t>The Reserve Capacity Requirement is currently being reviewed as part of the Coordinator</w:t>
      </w:r>
      <w:r w:rsidR="003E66A2">
        <w:t xml:space="preserve"> </w:t>
      </w:r>
      <w:r w:rsidR="009F7A8B">
        <w:t>r</w:t>
      </w:r>
      <w:r w:rsidRPr="001544E7">
        <w:t xml:space="preserve">eview of the Reserve Capacity Mechanism, which has identified recommended rule changes to the Reserve Capacity Requirement specified in </w:t>
      </w:r>
      <w:r w:rsidR="00331F46">
        <w:t>c</w:t>
      </w:r>
      <w:r w:rsidRPr="001544E7">
        <w:t>lause 4.5.9 of the WEM Rules. The proposed changes reflect the need for AEMO to ensure sufficient additional capacity is procured to cover the largest supply contingency.</w:t>
      </w:r>
      <w:r>
        <w:t xml:space="preserve"> </w:t>
      </w:r>
      <w:r w:rsidR="00C57E99">
        <w:t>From 1 January 2023, AEMO understands clause 4.5.</w:t>
      </w:r>
      <w:r w:rsidR="00331F46">
        <w:t>9</w:t>
      </w:r>
      <w:r w:rsidR="00C57E99">
        <w:t xml:space="preserve"> will be revised as follows:</w:t>
      </w:r>
    </w:p>
    <w:p w:rsidRPr="00C57E99" w:rsidR="00C57E99" w:rsidP="00C57E99" w:rsidRDefault="00C57E99" w14:paraId="7AB0EBB0" w14:textId="77777777">
      <w:pPr>
        <w:pStyle w:val="MRLevel3"/>
        <w:ind w:left="1712"/>
        <w:rPr>
          <w:rFonts w:cs="Arial" w:asciiTheme="minorHAnsi" w:hAnsiTheme="minorHAnsi"/>
          <w:sz w:val="20"/>
          <w:szCs w:val="20"/>
        </w:rPr>
      </w:pPr>
      <w:r w:rsidRPr="00C57E99">
        <w:rPr>
          <w:rFonts w:cs="Arial" w:asciiTheme="minorHAnsi" w:hAnsiTheme="minorHAnsi"/>
          <w:sz w:val="20"/>
          <w:szCs w:val="20"/>
        </w:rPr>
        <w:t>4.5.9.</w:t>
      </w:r>
      <w:r w:rsidRPr="00C57E99">
        <w:rPr>
          <w:rFonts w:cs="Arial" w:asciiTheme="minorHAnsi" w:hAnsiTheme="minorHAnsi"/>
          <w:sz w:val="20"/>
          <w:szCs w:val="20"/>
        </w:rPr>
        <w:tab/>
      </w:r>
      <w:r w:rsidRPr="00C57E99">
        <w:rPr>
          <w:rFonts w:cs="Arial" w:asciiTheme="minorHAnsi" w:hAnsiTheme="minorHAnsi"/>
          <w:sz w:val="20"/>
          <w:szCs w:val="20"/>
        </w:rPr>
        <w:t>The Planning Criterion to be used by AEMO in undertaking a Long Term PASA study is that there should be sufficient available capacity in each Capacity Year during the Long Term PASA Study Horizon to:</w:t>
      </w:r>
    </w:p>
    <w:p w:rsidRPr="00C57E99" w:rsidR="00C57E99" w:rsidP="00C57E99" w:rsidRDefault="00C57E99" w14:paraId="704EC475" w14:textId="77777777">
      <w:pPr>
        <w:pStyle w:val="MRLevel4"/>
        <w:ind w:left="2421"/>
        <w:rPr>
          <w:rFonts w:asciiTheme="minorHAnsi" w:hAnsiTheme="minorHAnsi"/>
          <w:sz w:val="20"/>
          <w:szCs w:val="20"/>
        </w:rPr>
      </w:pPr>
      <w:r w:rsidRPr="00C57E99">
        <w:rPr>
          <w:rFonts w:asciiTheme="minorHAnsi" w:hAnsiTheme="minorHAnsi"/>
          <w:sz w:val="20"/>
          <w:szCs w:val="20"/>
        </w:rPr>
        <w:t>(a)</w:t>
      </w:r>
      <w:r w:rsidRPr="00C57E99">
        <w:rPr>
          <w:rFonts w:asciiTheme="minorHAnsi" w:hAnsiTheme="minorHAnsi"/>
          <w:sz w:val="20"/>
          <w:szCs w:val="20"/>
        </w:rPr>
        <w:tab/>
      </w:r>
      <w:r w:rsidRPr="00C57E99">
        <w:rPr>
          <w:rFonts w:asciiTheme="minorHAnsi" w:hAnsiTheme="minorHAnsi"/>
          <w:sz w:val="20"/>
          <w:szCs w:val="20"/>
        </w:rPr>
        <w:t>meet the forecast peak demand (including transmission losses and allowing for Intermittent Loads) supplied through the SWIS plus a reserve margin equal to the greater of:</w:t>
      </w:r>
    </w:p>
    <w:p w:rsidRPr="00C57E99" w:rsidR="00C57E99" w:rsidP="00C57E99" w:rsidRDefault="00C57E99" w14:paraId="18D3B0B8" w14:textId="77777777">
      <w:pPr>
        <w:pStyle w:val="MRLevel5"/>
        <w:ind w:left="3130"/>
        <w:rPr>
          <w:rFonts w:asciiTheme="minorHAnsi" w:hAnsiTheme="minorHAnsi"/>
          <w:sz w:val="20"/>
          <w:szCs w:val="20"/>
        </w:rPr>
      </w:pPr>
      <w:proofErr w:type="spellStart"/>
      <w:r w:rsidRPr="00C57E99">
        <w:rPr>
          <w:rFonts w:asciiTheme="minorHAnsi" w:hAnsiTheme="minorHAnsi"/>
          <w:sz w:val="20"/>
          <w:szCs w:val="20"/>
        </w:rPr>
        <w:t>i</w:t>
      </w:r>
      <w:proofErr w:type="spellEnd"/>
      <w:r w:rsidRPr="00C57E99">
        <w:rPr>
          <w:rFonts w:asciiTheme="minorHAnsi" w:hAnsiTheme="minorHAnsi"/>
          <w:sz w:val="20"/>
          <w:szCs w:val="20"/>
        </w:rPr>
        <w:t>.</w:t>
      </w:r>
      <w:r w:rsidRPr="00C57E99">
        <w:rPr>
          <w:rFonts w:asciiTheme="minorHAnsi" w:hAnsiTheme="minorHAnsi"/>
          <w:sz w:val="20"/>
          <w:szCs w:val="20"/>
        </w:rPr>
        <w:tab/>
      </w:r>
      <w:r w:rsidRPr="00C57E99">
        <w:rPr>
          <w:rFonts w:asciiTheme="minorHAnsi" w:hAnsiTheme="minorHAnsi"/>
          <w:sz w:val="20"/>
          <w:szCs w:val="20"/>
        </w:rPr>
        <w:t>7.6% of the forecast peak demand (including transmission losses and allowing for Intermittent Loads); and</w:t>
      </w:r>
    </w:p>
    <w:p w:rsidRPr="00C57E99" w:rsidR="00C57E99" w:rsidP="00C57E99" w:rsidRDefault="00C57E99" w14:paraId="0C2F5232" w14:textId="3DF6AA60">
      <w:pPr>
        <w:pStyle w:val="MRLevel5"/>
        <w:ind w:left="3130"/>
        <w:rPr>
          <w:rFonts w:asciiTheme="minorHAnsi" w:hAnsiTheme="minorHAnsi"/>
          <w:color w:val="auto"/>
          <w:sz w:val="20"/>
          <w:szCs w:val="20"/>
        </w:rPr>
      </w:pPr>
      <w:r w:rsidRPr="00C57E99">
        <w:rPr>
          <w:rFonts w:asciiTheme="minorHAnsi" w:hAnsiTheme="minorHAnsi"/>
          <w:sz w:val="20"/>
          <w:szCs w:val="20"/>
        </w:rPr>
        <w:t>ii.</w:t>
      </w:r>
      <w:r w:rsidRPr="00C57E99">
        <w:rPr>
          <w:rFonts w:asciiTheme="minorHAnsi" w:hAnsiTheme="minorHAnsi"/>
          <w:sz w:val="20"/>
          <w:szCs w:val="20"/>
        </w:rPr>
        <w:tab/>
      </w:r>
      <w:r w:rsidRPr="00C57E99">
        <w:rPr>
          <w:rFonts w:asciiTheme="minorHAnsi" w:hAnsiTheme="minorHAnsi"/>
          <w:bCs/>
          <w:color w:val="auto"/>
          <w:sz w:val="20"/>
          <w:szCs w:val="20"/>
        </w:rPr>
        <w:t>the</w:t>
      </w:r>
      <w:r w:rsidRPr="00C57E99">
        <w:rPr>
          <w:rFonts w:asciiTheme="minorHAnsi" w:hAnsiTheme="minorHAnsi"/>
          <w:bCs/>
          <w:strike/>
          <w:color w:val="C00000"/>
          <w:sz w:val="20"/>
          <w:szCs w:val="20"/>
        </w:rPr>
        <w:t xml:space="preserve"> maximum capacity, measured at 41</w:t>
      </w:r>
      <w:r w:rsidR="007B541D">
        <w:rPr>
          <w:rFonts w:asciiTheme="minorHAnsi" w:hAnsiTheme="minorHAnsi"/>
          <w:bCs/>
          <w:strike/>
          <w:color w:val="C00000"/>
          <w:sz w:val="20"/>
          <w:szCs w:val="20"/>
        </w:rPr>
        <w:t>°</w:t>
      </w:r>
      <w:r w:rsidRPr="00C57E99">
        <w:rPr>
          <w:rFonts w:asciiTheme="minorHAnsi" w:hAnsiTheme="minorHAnsi"/>
          <w:bCs/>
          <w:strike/>
          <w:color w:val="C00000"/>
          <w:sz w:val="20"/>
          <w:szCs w:val="20"/>
        </w:rPr>
        <w:t>C, of the largest generating unit</w:t>
      </w:r>
      <w:r w:rsidRPr="00C57E99">
        <w:rPr>
          <w:rFonts w:asciiTheme="minorHAnsi" w:hAnsiTheme="minorHAnsi"/>
          <w:bCs/>
          <w:color w:val="C00000"/>
          <w:sz w:val="20"/>
          <w:szCs w:val="20"/>
          <w:u w:val="single"/>
        </w:rPr>
        <w:t xml:space="preserve"> size, in MW, of the largest contingency relating to loss of supply (related to any Facility, including a Network) expected at the time of forecast peak demand (including transmission losses and allowing for Intermittent Loads)</w:t>
      </w:r>
      <w:r w:rsidRPr="00C57E99">
        <w:rPr>
          <w:rFonts w:asciiTheme="minorHAnsi" w:hAnsiTheme="minorHAnsi"/>
          <w:bCs/>
          <w:color w:val="auto"/>
          <w:sz w:val="20"/>
          <w:szCs w:val="20"/>
        </w:rPr>
        <w:t>;</w:t>
      </w:r>
    </w:p>
    <w:p w:rsidRPr="00C57E99" w:rsidR="00C57E99" w:rsidP="00C57E99" w:rsidRDefault="00C57E99" w14:paraId="0E71095B" w14:textId="15BDC79F">
      <w:pPr>
        <w:pStyle w:val="MRLevel4continued"/>
        <w:ind w:left="2421"/>
        <w:rPr>
          <w:rFonts w:asciiTheme="minorHAnsi" w:hAnsiTheme="minorHAnsi"/>
          <w:sz w:val="20"/>
          <w:szCs w:val="20"/>
        </w:rPr>
      </w:pPr>
      <w:r w:rsidRPr="00C57E99">
        <w:rPr>
          <w:rFonts w:asciiTheme="minorHAnsi" w:hAnsiTheme="minorHAnsi"/>
          <w:sz w:val="20"/>
          <w:szCs w:val="20"/>
        </w:rPr>
        <w:t xml:space="preserve">while maintaining the SWIS frequency in accordance with the Normal Operating Frequency Band and the Normal Operating Frequency Excursion Band.  The forecast peak demand should be calculated to a probability level that the forecast would not be expected to be exceeded in more than one year out of ten; …    </w:t>
      </w:r>
    </w:p>
    <w:p w:rsidRPr="006048F4" w:rsidR="00A27D28" w:rsidP="00FF3DC4" w:rsidRDefault="001544E7" w14:paraId="6F97750C" w14:textId="77777777">
      <w:pPr>
        <w:pStyle w:val="BodyText"/>
      </w:pPr>
      <w:r w:rsidRPr="006048F4">
        <w:t>AEMO</w:t>
      </w:r>
      <w:r w:rsidRPr="006048F4" w:rsidR="00411443">
        <w:t xml:space="preserve"> has forecast the </w:t>
      </w:r>
      <w:r w:rsidRPr="006048F4" w:rsidR="00EA1694">
        <w:t>Reserve Capacity Requirement</w:t>
      </w:r>
      <w:r w:rsidRPr="006048F4">
        <w:t xml:space="preserve"> </w:t>
      </w:r>
      <w:r w:rsidRPr="006048F4" w:rsidR="00EA1694">
        <w:t>for the</w:t>
      </w:r>
      <w:r w:rsidRPr="006048F4">
        <w:t xml:space="preserve"> </w:t>
      </w:r>
      <w:r w:rsidRPr="006048F4" w:rsidR="009276C7">
        <w:t xml:space="preserve">2024-25 Capacity Year </w:t>
      </w:r>
      <w:r w:rsidRPr="006048F4" w:rsidR="00CA1626">
        <w:t xml:space="preserve">using the </w:t>
      </w:r>
      <w:r w:rsidRPr="006048F4" w:rsidR="00A27D28">
        <w:t xml:space="preserve">following </w:t>
      </w:r>
      <w:r w:rsidRPr="006048F4" w:rsidR="00FF3DC4">
        <w:t>assumption</w:t>
      </w:r>
      <w:r w:rsidRPr="006048F4" w:rsidR="00EE313B">
        <w:t>s</w:t>
      </w:r>
      <w:r w:rsidRPr="006048F4" w:rsidR="00A27D28">
        <w:t>:</w:t>
      </w:r>
    </w:p>
    <w:p w:rsidRPr="009B0D52" w:rsidR="00473AE4" w:rsidP="00032B5B" w:rsidRDefault="00873A7B" w14:paraId="37A86945" w14:textId="593DF726">
      <w:pPr>
        <w:pStyle w:val="ListBullet"/>
      </w:pPr>
      <w:r w:rsidRPr="009B0D52">
        <w:t>T</w:t>
      </w:r>
      <w:r w:rsidRPr="009B0D52" w:rsidR="00FF3DC4">
        <w:t>he R</w:t>
      </w:r>
      <w:r w:rsidRPr="009B0D52" w:rsidR="001544E7">
        <w:t xml:space="preserve">egulation </w:t>
      </w:r>
      <w:r w:rsidRPr="009B0D52" w:rsidR="00A22855">
        <w:t xml:space="preserve">requirement </w:t>
      </w:r>
      <w:r w:rsidRPr="009B0D52" w:rsidR="00FF3DC4">
        <w:t xml:space="preserve">increases to </w:t>
      </w:r>
      <w:r w:rsidRPr="009B0D52" w:rsidR="00CA2713">
        <w:t>14</w:t>
      </w:r>
      <w:r w:rsidRPr="009B0D52" w:rsidR="008A02B4">
        <w:t>1 MW</w:t>
      </w:r>
      <w:r w:rsidRPr="009B0D52" w:rsidR="00F93250">
        <w:t xml:space="preserve"> based on increased share of intermittent generation</w:t>
      </w:r>
      <w:r w:rsidRPr="009B0D52" w:rsidR="0044155E">
        <w:t xml:space="preserve">, </w:t>
      </w:r>
      <w:r w:rsidRPr="009B0D52" w:rsidR="001544E7">
        <w:t xml:space="preserve">from the current </w:t>
      </w:r>
      <w:r w:rsidRPr="009B0D52" w:rsidR="004A387D">
        <w:t xml:space="preserve">110 </w:t>
      </w:r>
      <w:r w:rsidRPr="009B0D52" w:rsidR="001544E7">
        <w:t>MW of Load-Following Ancillary Services.</w:t>
      </w:r>
    </w:p>
    <w:p w:rsidRPr="00C514C7" w:rsidR="00D91A0E" w:rsidP="00032B5B" w:rsidRDefault="00D91A0E" w14:paraId="0A6ED322" w14:textId="46571654">
      <w:pPr>
        <w:pStyle w:val="ListBullet"/>
      </w:pPr>
      <w:r w:rsidRPr="00F81549">
        <w:t>The largest</w:t>
      </w:r>
      <w:r w:rsidRPr="006666E7" w:rsidR="00F60996">
        <w:t xml:space="preserve"> single</w:t>
      </w:r>
      <w:r w:rsidRPr="00354C06" w:rsidR="00677BE5">
        <w:t xml:space="preserve"> </w:t>
      </w:r>
      <w:r w:rsidRPr="00627931" w:rsidR="00E6127C">
        <w:t xml:space="preserve">peak </w:t>
      </w:r>
      <w:r w:rsidRPr="00522AD2" w:rsidR="00677BE5">
        <w:t>c</w:t>
      </w:r>
      <w:r w:rsidRPr="006649C0" w:rsidR="00677BE5">
        <w:t xml:space="preserve">ontingency is unchanged </w:t>
      </w:r>
      <w:r w:rsidRPr="00AD7295" w:rsidR="00E6127C">
        <w:t xml:space="preserve">from the largest </w:t>
      </w:r>
      <w:r w:rsidRPr="00AD7295" w:rsidR="00677BE5">
        <w:t>generation contingency</w:t>
      </w:r>
      <w:r w:rsidRPr="007B2B89" w:rsidR="00E6127C">
        <w:t>.</w:t>
      </w:r>
    </w:p>
    <w:p w:rsidR="006649D8" w:rsidP="00FF3DC4" w:rsidRDefault="006649D8" w14:paraId="1277AFA5" w14:textId="77777777">
      <w:pPr>
        <w:pStyle w:val="BodyText"/>
      </w:pPr>
    </w:p>
    <w:p w:rsidR="008341C7" w:rsidRDefault="008341C7" w14:paraId="5AF961C4" w14:textId="41CF17AE">
      <w:pPr>
        <w:spacing w:before="0" w:after="160" w:line="259" w:lineRule="auto"/>
        <w:rPr>
          <w:rFonts w:asciiTheme="majorHAnsi" w:hAnsiTheme="majorHAnsi" w:eastAsiaTheme="majorEastAsia" w:cstheme="majorBidi"/>
          <w:b/>
          <w:color w:val="6B3077" w:themeColor="accent1"/>
          <w:sz w:val="48"/>
          <w:szCs w:val="32"/>
        </w:rPr>
      </w:pPr>
      <w:r>
        <w:br w:type="page"/>
      </w:r>
    </w:p>
    <w:p w:rsidR="006649D8" w:rsidP="00032B5B" w:rsidRDefault="006E55E4" w14:paraId="40CC5576" w14:textId="704B0A22">
      <w:pPr>
        <w:pStyle w:val="AppendixHeading"/>
      </w:pPr>
      <w:bookmarkStart w:name="_Ref120523030" w:id="60"/>
      <w:bookmarkStart w:name="_Toc121333359" w:id="61"/>
      <w:r>
        <w:t xml:space="preserve">Supplementary </w:t>
      </w:r>
      <w:r w:rsidR="00CE57AF">
        <w:t>c</w:t>
      </w:r>
      <w:r>
        <w:t>apacity maximum contract price</w:t>
      </w:r>
      <w:bookmarkEnd w:id="60"/>
      <w:bookmarkEnd w:id="61"/>
    </w:p>
    <w:p w:rsidR="00AA0FF0" w:rsidP="006E55E4" w:rsidRDefault="00187237" w14:paraId="6E99482B" w14:textId="393F4B11">
      <w:pPr>
        <w:pStyle w:val="BodyText"/>
      </w:pPr>
      <w:r w:rsidRPr="00F92B37">
        <w:t xml:space="preserve">AEMO expects to set the </w:t>
      </w:r>
      <w:r w:rsidR="005178DC">
        <w:t>upper</w:t>
      </w:r>
      <w:r w:rsidRPr="00F92B37">
        <w:t xml:space="preserve"> price </w:t>
      </w:r>
      <w:r w:rsidR="005178DC">
        <w:t xml:space="preserve">limit </w:t>
      </w:r>
      <w:r w:rsidRPr="00F92B37">
        <w:t xml:space="preserve">for </w:t>
      </w:r>
      <w:r w:rsidR="00AA0FF0">
        <w:t>each</w:t>
      </w:r>
      <w:r w:rsidRPr="00F92B37">
        <w:t xml:space="preserve"> service at $</w:t>
      </w:r>
      <w:r w:rsidRPr="00223AD3" w:rsidR="00447C15">
        <w:t>743,033</w:t>
      </w:r>
      <w:r w:rsidRPr="00F92B37">
        <w:t xml:space="preserve">/MW/year, based on the </w:t>
      </w:r>
      <w:r w:rsidR="00CE57AF">
        <w:t>s</w:t>
      </w:r>
      <w:r w:rsidRPr="00F92B37">
        <w:t xml:space="preserve">upplementary </w:t>
      </w:r>
      <w:r w:rsidR="00CE57AF">
        <w:t>c</w:t>
      </w:r>
      <w:r w:rsidRPr="00F92B37">
        <w:t xml:space="preserve">apacity </w:t>
      </w:r>
      <w:r w:rsidR="00196312">
        <w:t>total</w:t>
      </w:r>
      <w:r w:rsidRPr="00F92B37">
        <w:t xml:space="preserve"> contract price, which represents the highest amount payable under the WEM Rules to avoid load-shedding. </w:t>
      </w:r>
    </w:p>
    <w:p w:rsidR="006E55E4" w:rsidP="006E55E4" w:rsidRDefault="00D345BD" w14:paraId="1D8FB403" w14:textId="13F9B99C">
      <w:pPr>
        <w:pStyle w:val="BodyText"/>
      </w:pPr>
      <w:r>
        <w:t xml:space="preserve">The </w:t>
      </w:r>
      <w:r w:rsidR="00196312">
        <w:t>total</w:t>
      </w:r>
      <w:r w:rsidR="00FD64A6">
        <w:t xml:space="preserve"> contract price </w:t>
      </w:r>
      <w:r w:rsidR="000864E1">
        <w:t>is calculated using the m</w:t>
      </w:r>
      <w:r w:rsidRPr="00966D5C" w:rsidR="000864E1">
        <w:t>aximum contract value</w:t>
      </w:r>
      <w:r w:rsidR="000864E1">
        <w:t xml:space="preserve"> </w:t>
      </w:r>
      <w:r w:rsidR="00F411CA">
        <w:t xml:space="preserve">formulation described in the </w:t>
      </w:r>
      <w:r w:rsidRPr="00F92B37" w:rsidR="00187237">
        <w:t>Supplementary Reserve Capacity WEM Procedure</w:t>
      </w:r>
      <w:r w:rsidRPr="00F41F0F" w:rsidR="00187237">
        <w:rPr>
          <w:vertAlign w:val="superscript"/>
        </w:rPr>
        <w:footnoteReference w:id="16"/>
      </w:r>
      <w:r w:rsidR="00DE37A3">
        <w:t>.</w:t>
      </w:r>
      <w:r w:rsidRPr="00F41F0F" w:rsidR="00187237">
        <w:rPr>
          <w:vertAlign w:val="superscript"/>
        </w:rPr>
        <w:t xml:space="preserve"> </w:t>
      </w:r>
      <w:r w:rsidRPr="00F92B37" w:rsidR="00187237">
        <w:t>In the absence of inputs to set pricing for the 2024-25 Capacity Year, AEMO has assumed</w:t>
      </w:r>
      <w:r w:rsidR="006514E9">
        <w:t xml:space="preserve"> the following</w:t>
      </w:r>
      <w:r w:rsidR="00EE348F">
        <w:t>:</w:t>
      </w:r>
      <w:r w:rsidRPr="00F92B37" w:rsidR="00187237">
        <w:t xml:space="preserve"> </w:t>
      </w:r>
    </w:p>
    <w:p w:rsidRPr="00032B5B" w:rsidR="00194994" w:rsidP="00032B5B" w:rsidRDefault="00194994" w14:paraId="482F330A" w14:textId="54F59F05">
      <w:pPr>
        <w:spacing w:before="0" w:after="160" w:line="259" w:lineRule="auto"/>
        <w:ind w:left="720"/>
      </w:pPr>
      <w:r w:rsidRPr="00032B5B">
        <w:t>M</w:t>
      </w:r>
      <w:r w:rsidRPr="00032B5B" w:rsidR="00331E9A">
        <w:t>aximum contract value</w:t>
      </w:r>
      <w:r w:rsidRPr="00032B5B" w:rsidR="00BC6E4A">
        <w:t xml:space="preserve"> </w:t>
      </w:r>
      <w:r w:rsidRPr="00032B5B">
        <w:t>(</w:t>
      </w:r>
      <w:proofErr w:type="spellStart"/>
      <w:r w:rsidRPr="00032B5B">
        <w:t>NPav</w:t>
      </w:r>
      <w:proofErr w:type="spellEnd"/>
      <w:r w:rsidRPr="00032B5B">
        <w:t xml:space="preserve">, </w:t>
      </w:r>
      <w:proofErr w:type="spellStart"/>
      <w:r w:rsidRPr="00032B5B">
        <w:t>NPac</w:t>
      </w:r>
      <w:proofErr w:type="spellEnd"/>
      <w:r w:rsidRPr="00032B5B">
        <w:t>, t) = (</w:t>
      </w:r>
      <w:proofErr w:type="spellStart"/>
      <w:r w:rsidRPr="00032B5B">
        <w:t>NPav</w:t>
      </w:r>
      <w:proofErr w:type="spellEnd"/>
      <w:r w:rsidRPr="00032B5B">
        <w:t xml:space="preserve"> + (</w:t>
      </w:r>
      <w:proofErr w:type="spellStart"/>
      <w:r w:rsidRPr="00032B5B">
        <w:t>NPac</w:t>
      </w:r>
      <w:proofErr w:type="spellEnd"/>
      <w:r w:rsidRPr="00032B5B">
        <w:t xml:space="preserve"> * t))</w:t>
      </w:r>
      <w:r w:rsidR="00CB1D8A">
        <w:t>/t</w:t>
      </w:r>
      <w:r w:rsidR="00320CA3">
        <w:t xml:space="preserve"> =</w:t>
      </w:r>
      <w:r w:rsidR="00D01DC5">
        <w:t xml:space="preserve"> </w:t>
      </w:r>
      <w:r w:rsidRPr="000557DE" w:rsidR="000557DE">
        <w:t>$2,</w:t>
      </w:r>
      <w:r w:rsidRPr="000820AE" w:rsidR="000820AE">
        <w:t>211.41</w:t>
      </w:r>
      <w:r w:rsidR="006D09F1">
        <w:t>/M</w:t>
      </w:r>
      <w:r w:rsidR="00371C93">
        <w:t>W</w:t>
      </w:r>
      <w:r w:rsidR="006D09F1">
        <w:t>h</w:t>
      </w:r>
      <w:r w:rsidRPr="00032B5B" w:rsidR="004A405F">
        <w:t>,</w:t>
      </w:r>
    </w:p>
    <w:p w:rsidRPr="00032B5B" w:rsidR="004251CC" w:rsidP="00032B5B" w:rsidRDefault="00315CA6" w14:paraId="2C98E444" w14:textId="039F7614">
      <w:pPr>
        <w:spacing w:before="0" w:after="160" w:line="259" w:lineRule="auto"/>
        <w:ind w:left="1440"/>
      </w:pPr>
      <w:r>
        <w:t>w</w:t>
      </w:r>
      <w:r w:rsidRPr="00032B5B" w:rsidR="0061287B">
        <w:t>here</w:t>
      </w:r>
      <w:r w:rsidR="00BD4A8B">
        <w:t>:</w:t>
      </w:r>
    </w:p>
    <w:p w:rsidR="00BD4A8B" w:rsidP="00032B5B" w:rsidRDefault="00BD33C7" w14:paraId="55EA9D02" w14:textId="03100983">
      <w:pPr>
        <w:spacing w:before="0" w:after="160" w:line="259" w:lineRule="auto"/>
        <w:ind w:left="1440"/>
      </w:pPr>
      <w:proofErr w:type="spellStart"/>
      <w:r>
        <w:t>NPav</w:t>
      </w:r>
      <w:proofErr w:type="spellEnd"/>
      <w:r>
        <w:t xml:space="preserve"> is the Notional Availability Price</w:t>
      </w:r>
      <w:r w:rsidR="00BC7AEA">
        <w:t>,</w:t>
      </w:r>
      <w:r w:rsidR="00BD4A8B">
        <w:t xml:space="preserve"> calculated as</w:t>
      </w:r>
      <w:r w:rsidR="009D0BAC">
        <w:t xml:space="preserve"> </w:t>
      </w:r>
      <w:proofErr w:type="spellStart"/>
      <w:r>
        <w:t>NPav</w:t>
      </w:r>
      <w:proofErr w:type="spellEnd"/>
      <w:r>
        <w:t>(PRC, d) = PRC * d / x</w:t>
      </w:r>
      <w:r w:rsidR="00563D01">
        <w:t xml:space="preserve"> = $</w:t>
      </w:r>
      <w:r w:rsidRPr="00EF113C" w:rsidR="00EF113C">
        <w:t>58,937</w:t>
      </w:r>
      <w:r w:rsidR="00BC7AEA">
        <w:t>/MW</w:t>
      </w:r>
      <w:r w:rsidR="005B1301">
        <w:t>/year</w:t>
      </w:r>
      <w:r w:rsidR="00BD4A8B">
        <w:t>,</w:t>
      </w:r>
    </w:p>
    <w:p w:rsidR="00BD33C7" w:rsidP="00032B5B" w:rsidRDefault="00315CA6" w14:paraId="119EE9D6" w14:textId="19E9CC32">
      <w:pPr>
        <w:spacing w:before="0" w:after="160" w:line="259" w:lineRule="auto"/>
        <w:ind w:left="2160"/>
      </w:pPr>
      <w:r>
        <w:t>w</w:t>
      </w:r>
      <w:r w:rsidR="00BD4A8B">
        <w:t>here:</w:t>
      </w:r>
      <w:r w:rsidR="00BD33C7">
        <w:tab/>
      </w:r>
      <w:r w:rsidR="00BD33C7">
        <w:tab/>
      </w:r>
      <w:r w:rsidR="00BD33C7">
        <w:tab/>
      </w:r>
      <w:r w:rsidR="00BD33C7">
        <w:tab/>
      </w:r>
    </w:p>
    <w:p w:rsidR="00BD33C7" w:rsidP="00032B5B" w:rsidRDefault="00BD33C7" w14:paraId="1CFC480E" w14:textId="1EDF94D9">
      <w:pPr>
        <w:spacing w:before="0" w:after="160" w:line="259" w:lineRule="auto"/>
        <w:ind w:left="2160"/>
      </w:pPr>
      <w:r>
        <w:t>PRC is the Reserve Capacity Price for the Capacity Year for which the SRC is being procured</w:t>
      </w:r>
      <w:r w:rsidR="00372005">
        <w:t xml:space="preserve">, </w:t>
      </w:r>
      <w:r w:rsidR="007658D6">
        <w:t>which u</w:t>
      </w:r>
      <w:r w:rsidRPr="00443B56" w:rsidR="007658D6">
        <w:t xml:space="preserve">sing 2021 Reserve Capacity Cycle (2023-24 Capacity Year) </w:t>
      </w:r>
      <w:r w:rsidR="007658D6">
        <w:t>as a proxy is $</w:t>
      </w:r>
      <w:r w:rsidRPr="00A7000C" w:rsidR="007658D6">
        <w:t>105</w:t>
      </w:r>
      <w:r w:rsidR="007658D6">
        <w:t>,</w:t>
      </w:r>
      <w:r w:rsidRPr="00A7000C" w:rsidR="007658D6">
        <w:t>947</w:t>
      </w:r>
      <w:r w:rsidR="007658D6">
        <w:t>/</w:t>
      </w:r>
      <w:r>
        <w:t>MW</w:t>
      </w:r>
      <w:r w:rsidR="007658D6">
        <w:t>/year</w:t>
      </w:r>
      <w:r>
        <w:t>;</w:t>
      </w:r>
      <w:r>
        <w:tab/>
      </w:r>
    </w:p>
    <w:p w:rsidR="00BD33C7" w:rsidP="00032B5B" w:rsidRDefault="00BD33C7" w14:paraId="15650067" w14:textId="42CD368E">
      <w:pPr>
        <w:spacing w:before="0" w:after="160" w:line="259" w:lineRule="auto"/>
        <w:ind w:left="2160"/>
      </w:pPr>
      <w:r>
        <w:t xml:space="preserve">d is </w:t>
      </w:r>
      <w:r w:rsidR="00A412C2">
        <w:t xml:space="preserve">84, </w:t>
      </w:r>
      <w:r>
        <w:t xml:space="preserve">the term of the SRC contract in days; </w:t>
      </w:r>
    </w:p>
    <w:p w:rsidR="00BD33C7" w:rsidP="00032B5B" w:rsidRDefault="00BD33C7" w14:paraId="7C000272" w14:textId="46DC8512">
      <w:pPr>
        <w:spacing w:before="0" w:after="160" w:line="259" w:lineRule="auto"/>
        <w:ind w:left="2160"/>
      </w:pPr>
      <w:r>
        <w:t>x is 1</w:t>
      </w:r>
      <w:r w:rsidR="002A77EF">
        <w:t>5</w:t>
      </w:r>
      <w:r>
        <w:t>1 days, which is the length of the Hot Season.</w:t>
      </w:r>
      <w:r>
        <w:tab/>
      </w:r>
      <w:r>
        <w:tab/>
      </w:r>
      <w:r>
        <w:tab/>
      </w:r>
      <w:r>
        <w:tab/>
      </w:r>
    </w:p>
    <w:p w:rsidR="00BD33C7" w:rsidP="00032B5B" w:rsidRDefault="00BD33C7" w14:paraId="48697526" w14:textId="4EB6AD08">
      <w:pPr>
        <w:spacing w:before="0" w:after="160" w:line="259" w:lineRule="auto"/>
        <w:ind w:left="1440"/>
      </w:pPr>
      <w:proofErr w:type="spellStart"/>
      <w:r>
        <w:t>NPac</w:t>
      </w:r>
      <w:proofErr w:type="spellEnd"/>
      <w:r>
        <w:t xml:space="preserve"> is the Notional Activation Price</w:t>
      </w:r>
      <w:r w:rsidR="009767EF">
        <w:t>,</w:t>
      </w:r>
      <w:r>
        <w:t xml:space="preserve"> calculated as double the Alternative Maximum STEM Price </w:t>
      </w:r>
      <w:r w:rsidR="00C65130">
        <w:t>which for 2022 is $</w:t>
      </w:r>
      <w:r w:rsidRPr="007663D1" w:rsidR="00C65130">
        <w:t>1018</w:t>
      </w:r>
      <w:r w:rsidR="00C65130">
        <w:t>/</w:t>
      </w:r>
      <w:r>
        <w:t>MWh</w:t>
      </w:r>
      <w:r w:rsidR="00CF1852">
        <w:t xml:space="preserve">/Trading Interval or </w:t>
      </w:r>
      <w:r w:rsidRPr="00194696" w:rsidR="00194696">
        <w:t>$2,036</w:t>
      </w:r>
      <w:r w:rsidR="00194696">
        <w:t>/MWh</w:t>
      </w:r>
      <w:r>
        <w:t>.</w:t>
      </w:r>
      <w:r>
        <w:tab/>
      </w:r>
    </w:p>
    <w:p w:rsidR="00FD3E5E" w:rsidP="00032B5B" w:rsidRDefault="00BD33C7" w14:paraId="41A86B1D" w14:textId="1244F7B6">
      <w:pPr>
        <w:spacing w:before="0" w:after="160" w:line="259" w:lineRule="auto"/>
        <w:ind w:left="1440"/>
      </w:pPr>
      <w:r>
        <w:t xml:space="preserve">t is </w:t>
      </w:r>
      <w:r w:rsidR="00DE3104">
        <w:t>336</w:t>
      </w:r>
      <w:r>
        <w:t xml:space="preserve"> hours during which the capacity is expected to be required</w:t>
      </w:r>
      <w:r w:rsidR="002C49F2">
        <w:t xml:space="preserve"> (</w:t>
      </w:r>
      <w:r w:rsidR="00057B87">
        <w:t xml:space="preserve">4 hours </w:t>
      </w:r>
      <w:r w:rsidR="00313721">
        <w:t xml:space="preserve">every day for </w:t>
      </w:r>
      <w:r w:rsidR="006A0E2C">
        <w:t xml:space="preserve">the </w:t>
      </w:r>
      <w:r w:rsidR="0046198A">
        <w:t>term of the SRC contract</w:t>
      </w:r>
      <w:r w:rsidR="00313721">
        <w:t>)</w:t>
      </w:r>
    </w:p>
    <w:p w:rsidR="004C1787" w:rsidP="004C1787" w:rsidRDefault="003B7A50" w14:paraId="23C133BD" w14:textId="487CCB29">
      <w:pPr>
        <w:pStyle w:val="BodyText"/>
      </w:pPr>
      <w:r>
        <w:t>Given that</w:t>
      </w:r>
      <w:r w:rsidR="000F44E2">
        <w:t xml:space="preserve"> </w:t>
      </w:r>
      <w:r w:rsidR="00646A0C">
        <w:t xml:space="preserve">the services </w:t>
      </w:r>
      <w:r w:rsidR="00511C6F">
        <w:t>are expected to</w:t>
      </w:r>
      <w:r w:rsidRPr="00F92B37" w:rsidR="004C1787">
        <w:t xml:space="preserve"> be required for all </w:t>
      </w:r>
      <w:r w:rsidR="005B7441">
        <w:t>hours</w:t>
      </w:r>
      <w:r w:rsidRPr="00F92B37" w:rsidR="004C1787">
        <w:t xml:space="preserve"> of </w:t>
      </w:r>
      <w:r w:rsidR="00323DE7">
        <w:t>an</w:t>
      </w:r>
      <w:r w:rsidRPr="00F92B37" w:rsidR="004C1787">
        <w:t xml:space="preserve"> expected </w:t>
      </w:r>
      <w:r w:rsidR="00323DE7">
        <w:t>SRC</w:t>
      </w:r>
      <w:r w:rsidRPr="00F92B37" w:rsidR="004C1787">
        <w:t xml:space="preserve"> contract duration</w:t>
      </w:r>
      <w:r w:rsidR="0040078F">
        <w:t xml:space="preserve">, </w:t>
      </w:r>
      <w:r w:rsidR="00323DE7">
        <w:t>and will in fact be utilised for the entire year</w:t>
      </w:r>
      <w:r w:rsidR="0040078F">
        <w:t xml:space="preserve">, the </w:t>
      </w:r>
      <w:r w:rsidR="00D401C3">
        <w:t>total</w:t>
      </w:r>
      <w:r w:rsidR="001A4619">
        <w:t xml:space="preserve"> value will be notionally used t</w:t>
      </w:r>
      <w:r w:rsidR="00964586">
        <w:t>o</w:t>
      </w:r>
      <w:r w:rsidR="001A4619">
        <w:t xml:space="preserve"> set the </w:t>
      </w:r>
      <w:r w:rsidR="00EB2388">
        <w:t xml:space="preserve">upper price </w:t>
      </w:r>
      <w:r w:rsidR="001A4619">
        <w:t xml:space="preserve">limit for </w:t>
      </w:r>
      <w:r w:rsidR="009A0C20">
        <w:t>each service</w:t>
      </w:r>
      <w:r w:rsidR="00E5200E">
        <w:t>:</w:t>
      </w:r>
    </w:p>
    <w:p w:rsidR="00E5200E" w:rsidP="00032B5B" w:rsidRDefault="005A3737" w14:paraId="104ADCC5" w14:textId="07D466AD">
      <w:pPr>
        <w:pStyle w:val="BodyText"/>
        <w:ind w:firstLine="720"/>
      </w:pPr>
      <w:r>
        <w:t>Upper</w:t>
      </w:r>
      <w:r w:rsidR="001E7745">
        <w:t xml:space="preserve"> price </w:t>
      </w:r>
      <w:r>
        <w:t>limi</w:t>
      </w:r>
      <w:r w:rsidR="00255653">
        <w:t>t</w:t>
      </w:r>
      <w:r w:rsidR="001E7745">
        <w:t xml:space="preserve"> = </w:t>
      </w:r>
      <w:r w:rsidRPr="00966D5C" w:rsidR="00E5200E">
        <w:t xml:space="preserve">Maximum contract value </w:t>
      </w:r>
      <w:r w:rsidR="00E5200E">
        <w:t xml:space="preserve">*t = </w:t>
      </w:r>
      <w:r w:rsidRPr="000557DE" w:rsidR="00E5200E">
        <w:t>$2,</w:t>
      </w:r>
      <w:r w:rsidRPr="000820AE" w:rsidR="000820AE">
        <w:t>211.41</w:t>
      </w:r>
      <w:r w:rsidR="00E5200E">
        <w:t>/M</w:t>
      </w:r>
      <w:r w:rsidR="00371C93">
        <w:t>W</w:t>
      </w:r>
      <w:r w:rsidR="00E5200E">
        <w:t>h</w:t>
      </w:r>
      <w:r w:rsidR="00371C93">
        <w:t xml:space="preserve"> </w:t>
      </w:r>
      <w:r w:rsidR="00E5200E">
        <w:t>*</w:t>
      </w:r>
      <w:r w:rsidR="00371C93">
        <w:t xml:space="preserve"> </w:t>
      </w:r>
      <w:r w:rsidR="00A745C2">
        <w:t xml:space="preserve">336 = </w:t>
      </w:r>
      <w:r w:rsidRPr="00F92B37" w:rsidR="00E5200E">
        <w:t>$</w:t>
      </w:r>
      <w:r w:rsidRPr="00223AD3" w:rsidR="00223AD3">
        <w:t>743,033</w:t>
      </w:r>
      <w:r w:rsidRPr="00F92B37" w:rsidR="00E5200E">
        <w:t>/MW/year</w:t>
      </w:r>
      <w:r w:rsidR="00341BAE">
        <w:t>.</w:t>
      </w:r>
    </w:p>
    <w:p w:rsidR="00440094" w:rsidP="00CD2010" w:rsidRDefault="00BD33C7" w14:paraId="18F7CE91" w14:textId="77777777">
      <w:pPr>
        <w:spacing w:before="0" w:after="160" w:line="259" w:lineRule="auto"/>
      </w:pPr>
      <w:r>
        <w:tab/>
      </w:r>
      <w:r>
        <w:tab/>
      </w:r>
      <w:r>
        <w:tab/>
      </w:r>
    </w:p>
    <w:p w:rsidRPr="00CD2010" w:rsidR="009F1983" w:rsidP="00CD2010" w:rsidRDefault="009F1983" w14:paraId="5EBD9E85" w14:textId="7FB68AC2">
      <w:pPr>
        <w:spacing w:before="0" w:after="160" w:line="259" w:lineRule="auto"/>
        <w:rPr>
          <w:rFonts w:asciiTheme="majorHAnsi" w:hAnsiTheme="majorHAnsi" w:eastAsiaTheme="majorEastAsia" w:cstheme="majorBidi"/>
          <w:b/>
          <w:color w:val="6B3077" w:themeColor="accent1"/>
          <w:sz w:val="48"/>
          <w:szCs w:val="32"/>
        </w:rPr>
      </w:pPr>
    </w:p>
    <w:sectPr w:rsidRPr="00CD2010" w:rsidR="009F1983" w:rsidSect="00AE5141">
      <w:headerReference w:type="default" r:id="rId28"/>
      <w:pgSz w:w="11907" w:h="16840" w:code="9"/>
      <w:pgMar w:top="1985" w:right="907" w:bottom="1418" w:left="907" w:header="788" w:footer="47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KR" w:author="Kate Ryan" w:date="2022-12-14T21:47:00Z" w:id="35">
    <w:p w:rsidR="007F5B49" w:rsidRDefault="007F5B49" w14:paraId="3864EDD1" w14:textId="5DDB969E">
      <w:pPr>
        <w:pStyle w:val="CommentText"/>
      </w:pPr>
      <w:r>
        <w:rPr>
          <w:rStyle w:val="CommentReference"/>
        </w:rPr>
        <w:annotationRef/>
      </w:r>
      <w:r>
        <w:t xml:space="preserve">Please remove (Max) from the </w:t>
      </w:r>
      <w:r w:rsidR="00A648C1">
        <w:t>last label on the bottom axis</w:t>
      </w:r>
    </w:p>
  </w:comment>
  <w:comment w:initials="TP" w:author="Toby Price" w:date="2022-12-14T13:33:00Z" w:id="38">
    <w:p w:rsidRPr="00B626CA" w:rsidR="00B626CA" w:rsidP="00B626CA" w:rsidRDefault="0055735B" w14:paraId="20294111" w14:textId="5B48EC71">
      <w:pPr>
        <w:pStyle w:val="CommentText"/>
      </w:pPr>
      <w:r>
        <w:rPr>
          <w:rStyle w:val="CommentReference"/>
        </w:rPr>
        <w:annotationRef/>
      </w:r>
      <w:r>
        <w:t>Key statement for review</w:t>
      </w:r>
    </w:p>
    <w:p w:rsidR="00B626CA" w:rsidRDefault="00B626CA" w14:paraId="1C8B5C59" w14:textId="22DAF39A">
      <w:pPr>
        <w:pStyle w:val="CommentText"/>
      </w:pPr>
    </w:p>
  </w:comment>
  <w:comment w:initials="KR" w:author="Kate Ryan" w:date="2022-12-14T21:52:00Z" w:id="39">
    <w:p w:rsidR="00AF5951" w:rsidRDefault="00B44962" w14:paraId="070E8A5C" w14:textId="7ADB1625">
      <w:pPr>
        <w:pStyle w:val="CommentText"/>
      </w:pPr>
      <w:r>
        <w:rPr>
          <w:rStyle w:val="CommentReference"/>
        </w:rPr>
        <w:annotationRef/>
      </w:r>
      <w:r>
        <w:t>I’ve broadene</w:t>
      </w:r>
      <w:r w:rsidR="00130027">
        <w:t xml:space="preserve">d </w:t>
      </w:r>
      <w:r w:rsidR="004218B3">
        <w:t>as the outages we’re seeing are a combination of fuel limitations,</w:t>
      </w:r>
      <w:r w:rsidR="00AF5951">
        <w:t xml:space="preserve"> challenges </w:t>
      </w:r>
      <w:r w:rsidR="004218B3">
        <w:t>in scheduling and undertaking maintenance due to</w:t>
      </w:r>
      <w:r w:rsidR="00AF5951">
        <w:t xml:space="preserve"> a combination of tighter capacity, </w:t>
      </w:r>
      <w:r w:rsidR="00926476">
        <w:t>different</w:t>
      </w:r>
      <w:r w:rsidR="004218B3">
        <w:t xml:space="preserve"> operations </w:t>
      </w:r>
      <w:r w:rsidR="00926476">
        <w:t>(e.g. more starts)</w:t>
      </w:r>
      <w:r w:rsidR="000B45E9">
        <w:t xml:space="preserve">, </w:t>
      </w:r>
      <w:r w:rsidR="00810C70">
        <w:t>delays in getting work done</w:t>
      </w:r>
      <w:r w:rsidR="00926476">
        <w:t xml:space="preserve"> </w:t>
      </w:r>
      <w:r w:rsidR="004218B3">
        <w:t xml:space="preserve">and COVID catch up…all of which are likely to </w:t>
      </w:r>
      <w:r w:rsidR="00806594">
        <w:t>persist</w:t>
      </w:r>
      <w:r w:rsidR="004218B3">
        <w:t xml:space="preserve"> for </w:t>
      </w:r>
      <w:r w:rsidR="00806594">
        <w:t>a while</w:t>
      </w:r>
      <w:r w:rsidR="00CA1B82">
        <w:t xml:space="preserve"> at the same time as the fleet is aging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4EDD1" w15:done="0"/>
  <w15:commentEx w15:paraId="1C8B5C59" w15:done="0"/>
  <w15:commentEx w15:paraId="070E8A5C" w15:paraIdParent="1C8B5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44C30F" w16cex:dateUtc="2022-12-14T13:47:00Z"/>
  <w16cex:commentExtensible w16cex:durableId="27444F46" w16cex:dateUtc="2022-12-14T05:33:00Z"/>
  <w16cex:commentExtensible w16cex:durableId="2744C400" w16cex:dateUtc="2022-12-14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4EDD1" w16cid:durableId="2744C30F"/>
  <w16cid:commentId w16cid:paraId="1C8B5C59" w16cid:durableId="27444F46"/>
  <w16cid:commentId w16cid:paraId="070E8A5C" w16cid:durableId="2744C4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6DED" w:rsidP="008E620E" w:rsidRDefault="00DA6DED" w14:paraId="38B23C6D" w14:textId="77777777">
      <w:pPr>
        <w:spacing w:before="0" w:after="0" w:line="240" w:lineRule="auto"/>
      </w:pPr>
      <w:r>
        <w:separator/>
      </w:r>
    </w:p>
  </w:endnote>
  <w:endnote w:type="continuationSeparator" w:id="0">
    <w:p w:rsidR="00DA6DED" w:rsidP="008E620E" w:rsidRDefault="00DA6DED" w14:paraId="245F925C" w14:textId="77777777">
      <w:pPr>
        <w:spacing w:before="0" w:after="0" w:line="240" w:lineRule="auto"/>
      </w:pPr>
      <w:r>
        <w:continuationSeparator/>
      </w:r>
    </w:p>
  </w:endnote>
  <w:endnote w:type="continuationNotice" w:id="1">
    <w:p w:rsidR="00DA6DED" w:rsidRDefault="00DA6DED" w14:paraId="6E465482"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Nova">
    <w:altName w:val="Arial"/>
    <w:panose1 w:val="00000000000000000000"/>
    <w:charset w:val="00"/>
    <w:family w:val="roman"/>
    <w:notTrueType/>
    <w:pitch w:val="default"/>
  </w:font>
  <w:font w:name="Century Goth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03E0" w:rsidP="009C3524" w:rsidRDefault="00C303E0" w14:paraId="7C958596" w14:textId="77777777">
    <w:pPr>
      <w:pStyle w:val="Footer"/>
    </w:pPr>
  </w:p>
  <w:tbl>
    <w:tblPr>
      <w:tblStyle w:val="TableGrid"/>
      <w:tblW w:w="5000" w:type="pct"/>
      <w:tblBorders>
        <w:top w:val="single" w:color="6B3077" w:themeColor="accent1" w:sz="4"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8470"/>
      <w:gridCol w:w="1623"/>
    </w:tblGrid>
    <w:tr w:rsidR="00C303E0" w:rsidTr="009C3524" w14:paraId="7C0255CF" w14:textId="77777777">
      <w:trPr>
        <w:trHeight w:val="340"/>
      </w:trPr>
      <w:tc>
        <w:tcPr>
          <w:tcW w:w="8470" w:type="dxa"/>
          <w:tcBorders>
            <w:top w:val="single" w:color="6B3077" w:themeColor="accent1" w:sz="4" w:space="0"/>
          </w:tcBorders>
          <w:vAlign w:val="bottom"/>
        </w:tcPr>
        <w:p w:rsidRPr="00354B8C" w:rsidR="00C303E0" w:rsidRDefault="00C303E0" w14:paraId="0F32C601" w14:textId="2308B931">
          <w:pPr>
            <w:pStyle w:val="Footer"/>
          </w:pPr>
          <w:r w:rsidRPr="00354B8C">
            <w:t xml:space="preserve">© </w:t>
          </w:r>
          <w:r w:rsidRPr="00FF1CBF">
            <w:t>AEMO 2022</w:t>
          </w:r>
          <w:r w:rsidRPr="00354B8C">
            <w:t xml:space="preserve"> | </w:t>
          </w:r>
          <w:r>
            <w:fldChar w:fldCharType="begin"/>
          </w:r>
          <w:r>
            <w:instrText>STYLEREF  "Cover - Title"  \* MERGEFORMAT</w:instrText>
          </w:r>
          <w:r>
            <w:fldChar w:fldCharType="separate"/>
          </w:r>
          <w:r w:rsidR="007D383F">
            <w:rPr>
              <w:noProof/>
            </w:rPr>
            <w:t>Non-Co-optimised Essential System Services Trigger Submission</w:t>
          </w:r>
          <w:r>
            <w:fldChar w:fldCharType="end"/>
          </w:r>
        </w:p>
      </w:tc>
      <w:tc>
        <w:tcPr>
          <w:tcW w:w="1623" w:type="dxa"/>
          <w:tcBorders>
            <w:top w:val="single" w:color="6B3077" w:themeColor="accent1" w:sz="4" w:space="0"/>
          </w:tcBorders>
          <w:vAlign w:val="bottom"/>
        </w:tcPr>
        <w:p w:rsidR="00C303E0" w:rsidP="00354B8C" w:rsidRDefault="00C303E0" w14:paraId="29E2C73E" w14:textId="77777777">
          <w:pPr>
            <w:pStyle w:val="Footer"/>
            <w:jc w:val="right"/>
          </w:pPr>
          <w:r>
            <w:fldChar w:fldCharType="begin"/>
          </w:r>
          <w:r>
            <w:instrText xml:space="preserve"> PAGE  \* Arabic  \* MERGEFORMAT </w:instrText>
          </w:r>
          <w:r>
            <w:fldChar w:fldCharType="separate"/>
          </w:r>
          <w:r>
            <w:t>3</w:t>
          </w:r>
          <w:r>
            <w:fldChar w:fldCharType="end"/>
          </w:r>
        </w:p>
      </w:tc>
    </w:tr>
  </w:tbl>
  <w:p w:rsidR="00C303E0" w:rsidRDefault="00C303E0" w14:paraId="00A2E09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6DED" w:rsidP="008E620E" w:rsidRDefault="00DA6DED" w14:paraId="66600634" w14:textId="77777777">
      <w:pPr>
        <w:spacing w:before="0" w:after="0" w:line="240" w:lineRule="auto"/>
      </w:pPr>
      <w:r>
        <w:separator/>
      </w:r>
    </w:p>
  </w:footnote>
  <w:footnote w:type="continuationSeparator" w:id="0">
    <w:p w:rsidR="00DA6DED" w:rsidP="008E620E" w:rsidRDefault="00DA6DED" w14:paraId="446843DC" w14:textId="77777777">
      <w:pPr>
        <w:spacing w:before="0" w:after="0" w:line="240" w:lineRule="auto"/>
      </w:pPr>
      <w:r>
        <w:continuationSeparator/>
      </w:r>
    </w:p>
  </w:footnote>
  <w:footnote w:type="continuationNotice" w:id="1">
    <w:p w:rsidR="00DA6DED" w:rsidRDefault="00DA6DED" w14:paraId="75C67FE3" w14:textId="77777777">
      <w:pPr>
        <w:spacing w:before="0" w:after="0" w:line="240" w:lineRule="auto"/>
      </w:pPr>
    </w:p>
  </w:footnote>
  <w:footnote w:id="2">
    <w:p w:rsidR="000739F4" w:rsidP="000739F4" w:rsidRDefault="000739F4" w14:paraId="6C6873F5" w14:textId="19ECE6E2">
      <w:pPr>
        <w:pStyle w:val="FootnoteText"/>
      </w:pPr>
      <w:r>
        <w:rPr>
          <w:rStyle w:val="FootnoteReference"/>
        </w:rPr>
        <w:footnoteRef/>
      </w:r>
      <w:r>
        <w:t xml:space="preserve"> </w:t>
      </w:r>
      <w:r w:rsidR="008258FE">
        <w:t xml:space="preserve">Available at </w:t>
      </w:r>
      <w:r w:rsidRPr="003A2E4D" w:rsidR="008258FE">
        <w:t>https://aemo.com.au/-/media/files/electricity/wem/security_and_reliability/2021/renewable-energy-integration--swis-update.pdf</w:t>
      </w:r>
      <w:r w:rsidR="008258FE">
        <w:t>.</w:t>
      </w:r>
    </w:p>
  </w:footnote>
  <w:footnote w:id="3">
    <w:p w:rsidR="00CA3068" w:rsidRDefault="00CA3068" w14:paraId="2477D5D7" w14:textId="476584A8">
      <w:pPr>
        <w:pStyle w:val="FootnoteText"/>
      </w:pPr>
      <w:r>
        <w:rPr>
          <w:rStyle w:val="FootnoteReference"/>
        </w:rPr>
        <w:footnoteRef/>
      </w:r>
      <w:r>
        <w:t xml:space="preserve"> </w:t>
      </w:r>
      <w:r w:rsidR="00A14969">
        <w:t>I</w:t>
      </w:r>
      <w:r w:rsidR="0030389B">
        <w:t>n</w:t>
      </w:r>
      <w:r w:rsidR="00087093">
        <w:t xml:space="preserve"> the </w:t>
      </w:r>
      <w:r w:rsidR="004440B7">
        <w:t>1 February 2022</w:t>
      </w:r>
      <w:r w:rsidR="00087093">
        <w:t xml:space="preserve"> </w:t>
      </w:r>
      <w:r w:rsidR="00B41E84">
        <w:t>companion</w:t>
      </w:r>
      <w:r w:rsidRPr="00087093" w:rsidR="00087093">
        <w:t xml:space="preserve"> version of the WEM </w:t>
      </w:r>
      <w:r w:rsidR="00A14969">
        <w:t xml:space="preserve">Rules, </w:t>
      </w:r>
      <w:r w:rsidR="00087093">
        <w:t>which shows</w:t>
      </w:r>
      <w:r w:rsidRPr="00087093" w:rsidR="00087093">
        <w:t xml:space="preserve"> changes that have been gazetted but not yet commenced</w:t>
      </w:r>
      <w:r w:rsidR="008A4A5E">
        <w:t>,</w:t>
      </w:r>
      <w:r w:rsidR="0030389B">
        <w:t xml:space="preserve"> </w:t>
      </w:r>
      <w:r w:rsidR="008A4A5E">
        <w:t>“i</w:t>
      </w:r>
      <w:r>
        <w:t>njection</w:t>
      </w:r>
      <w:r w:rsidR="008A4A5E">
        <w:t>”</w:t>
      </w:r>
      <w:r>
        <w:t xml:space="preserve"> is defined </w:t>
      </w:r>
      <w:r w:rsidR="005155D3">
        <w:t>as</w:t>
      </w:r>
      <w:r w:rsidRPr="005155D3" w:rsidR="005155D3">
        <w:t xml:space="preserve"> </w:t>
      </w:r>
      <w:r w:rsidR="005155D3">
        <w:t>“</w:t>
      </w:r>
      <w:r w:rsidR="006F3CAE">
        <w:t>t</w:t>
      </w:r>
      <w:r w:rsidRPr="005155D3" w:rsidR="005155D3">
        <w:t>he quantity of power or energy sent into a Network</w:t>
      </w:r>
      <w:r w:rsidR="005155D3">
        <w:t xml:space="preserve">”, while </w:t>
      </w:r>
      <w:r w:rsidR="008A4A5E">
        <w:t>“w</w:t>
      </w:r>
      <w:r w:rsidR="005155D3">
        <w:t>ithdrawal</w:t>
      </w:r>
      <w:r w:rsidR="008A4A5E">
        <w:t>”</w:t>
      </w:r>
      <w:r w:rsidR="005155D3">
        <w:t xml:space="preserve"> is defined as </w:t>
      </w:r>
      <w:r w:rsidR="00034952">
        <w:t>“t</w:t>
      </w:r>
      <w:r w:rsidRPr="00034952" w:rsidR="00034952">
        <w:t>he quantity of power or energy received from a Network</w:t>
      </w:r>
      <w:r w:rsidR="00034952">
        <w:t>”</w:t>
      </w:r>
      <w:r w:rsidR="00087093">
        <w:t xml:space="preserve">. Available at </w:t>
      </w:r>
      <w:r w:rsidRPr="006F3CAE" w:rsidR="006F3CAE">
        <w:t>https://www.wa.gov.au/government/publications/wem-rules-consolidated-companion-version</w:t>
      </w:r>
      <w:r w:rsidR="006F3CAE">
        <w:t>.</w:t>
      </w:r>
    </w:p>
  </w:footnote>
  <w:footnote w:id="4">
    <w:p w:rsidR="002E3CCF" w:rsidRDefault="002E3CCF" w14:paraId="1D65B5E6" w14:textId="1344867E">
      <w:pPr>
        <w:pStyle w:val="FootnoteText"/>
      </w:pPr>
      <w:r>
        <w:rPr>
          <w:rStyle w:val="FootnoteReference"/>
        </w:rPr>
        <w:footnoteRef/>
      </w:r>
      <w:r>
        <w:t xml:space="preserve"> S</w:t>
      </w:r>
      <w:r w:rsidRPr="002E3CCF">
        <w:t>ubject to AEMO’s operational review of the nominated activation process</w:t>
      </w:r>
      <w:r>
        <w:t>.</w:t>
      </w:r>
    </w:p>
  </w:footnote>
  <w:footnote w:id="5">
    <w:p w:rsidR="003028AA" w:rsidRDefault="003028AA" w14:paraId="574932E9" w14:textId="177D5B5C">
      <w:pPr>
        <w:pStyle w:val="FootnoteText"/>
      </w:pPr>
      <w:r>
        <w:rPr>
          <w:rStyle w:val="FootnoteReference"/>
        </w:rPr>
        <w:footnoteRef/>
      </w:r>
      <w:r>
        <w:t xml:space="preserve"> See Clause 5.2A.2 of the WEM Rules.</w:t>
      </w:r>
    </w:p>
  </w:footnote>
  <w:footnote w:id="6">
    <w:p w:rsidR="007C1AE1" w:rsidP="007C1AE1" w:rsidRDefault="007C1AE1" w14:paraId="225B82E2" w14:textId="77777777">
      <w:pPr>
        <w:pStyle w:val="FootnoteText"/>
      </w:pPr>
      <w:r>
        <w:rPr>
          <w:rStyle w:val="FootnoteReference"/>
        </w:rPr>
        <w:footnoteRef/>
      </w:r>
      <w:r>
        <w:t xml:space="preserve"> Available at: </w:t>
      </w:r>
      <w:r w:rsidRPr="00536223">
        <w:t>https://aemo.com.au/en/energy-systems/electricity/wholesale-electricity-market-wem/wem-forecasting-and-planning/wem-electricity-statement-of-opportunities-wem-esoo</w:t>
      </w:r>
      <w:r>
        <w:t>.</w:t>
      </w:r>
    </w:p>
  </w:footnote>
  <w:footnote w:id="7">
    <w:p w:rsidR="002E7EE5" w:rsidRDefault="002E7EE5" w14:paraId="239160B6" w14:textId="0EAEEF59">
      <w:pPr>
        <w:pStyle w:val="FootnoteText"/>
      </w:pPr>
      <w:r>
        <w:rPr>
          <w:rStyle w:val="FootnoteReference"/>
        </w:rPr>
        <w:footnoteRef/>
      </w:r>
      <w:r>
        <w:t xml:space="preserve"> Including the retirement of </w:t>
      </w:r>
      <w:r w:rsidRPr="00DF7CD1">
        <w:t>PPP_KCP_EG1</w:t>
      </w:r>
      <w:r>
        <w:t xml:space="preserve"> (80.4 Capacity Credits) and Muja 6 (</w:t>
      </w:r>
      <w:r w:rsidR="00030FA0">
        <w:t>193 Capacity Credits)</w:t>
      </w:r>
      <w:r w:rsidR="008131FD">
        <w:t>.</w:t>
      </w:r>
    </w:p>
  </w:footnote>
  <w:footnote w:id="8">
    <w:p w:rsidR="009052F0" w:rsidRDefault="009052F0" w14:paraId="1094FD2D" w14:textId="48E571A7">
      <w:pPr>
        <w:pStyle w:val="FootnoteText"/>
      </w:pPr>
      <w:r>
        <w:rPr>
          <w:rStyle w:val="FootnoteReference"/>
        </w:rPr>
        <w:footnoteRef/>
      </w:r>
      <w:r>
        <w:t xml:space="preserve"> </w:t>
      </w:r>
      <w:r w:rsidR="00664BB6">
        <w:t>Based on</w:t>
      </w:r>
      <w:r>
        <w:t xml:space="preserve"> </w:t>
      </w:r>
      <w:r w:rsidR="00D80736">
        <w:t>a l</w:t>
      </w:r>
      <w:r>
        <w:t>inear projection of Capacity Credits for</w:t>
      </w:r>
      <w:r w:rsidR="00BA202F">
        <w:t xml:space="preserve"> Solar and Wind</w:t>
      </w:r>
      <w:r>
        <w:t xml:space="preserve"> intermittent Facilities</w:t>
      </w:r>
      <w:r w:rsidR="008131FD">
        <w:t xml:space="preserve"> and including other</w:t>
      </w:r>
      <w:r w:rsidR="00F070F8">
        <w:t xml:space="preserve"> known</w:t>
      </w:r>
      <w:r w:rsidR="008131FD">
        <w:t xml:space="preserve"> reductions in Capacity Credits</w:t>
      </w:r>
      <w:r w:rsidR="00F070F8">
        <w:t xml:space="preserve"> for the 2023-24 Capacity Year</w:t>
      </w:r>
      <w:r>
        <w:t>.</w:t>
      </w:r>
    </w:p>
  </w:footnote>
  <w:footnote w:id="9">
    <w:p w:rsidR="0019259F" w:rsidRDefault="0019259F" w14:paraId="2FED188A" w14:textId="1321545C">
      <w:pPr>
        <w:pStyle w:val="FootnoteText"/>
      </w:pPr>
      <w:r>
        <w:rPr>
          <w:rStyle w:val="FootnoteReference"/>
        </w:rPr>
        <w:footnoteRef/>
      </w:r>
      <w:r>
        <w:t xml:space="preserve"> </w:t>
      </w:r>
      <w:r w:rsidR="00074BBA">
        <w:t>Kwinana ESR</w:t>
      </w:r>
      <w:r w:rsidR="007B0AFC">
        <w:t xml:space="preserve">1 </w:t>
      </w:r>
      <w:r w:rsidR="008D7462">
        <w:t>(</w:t>
      </w:r>
      <w:r w:rsidRPr="007B0AFC" w:rsidR="007B0AFC">
        <w:t>46.25</w:t>
      </w:r>
      <w:r w:rsidR="007B0AFC">
        <w:t xml:space="preserve"> Capacity Credits</w:t>
      </w:r>
      <w:r w:rsidR="008D7462">
        <w:t>)</w:t>
      </w:r>
      <w:r w:rsidR="006E257A">
        <w:t>.</w:t>
      </w:r>
    </w:p>
  </w:footnote>
  <w:footnote w:id="10">
    <w:p w:rsidR="008131FD" w:rsidRDefault="008131FD" w14:paraId="38521316" w14:textId="07704F88">
      <w:pPr>
        <w:pStyle w:val="FootnoteText"/>
      </w:pPr>
      <w:r>
        <w:rPr>
          <w:rStyle w:val="FootnoteReference"/>
        </w:rPr>
        <w:footnoteRef/>
      </w:r>
      <w:r>
        <w:t xml:space="preserve"> B</w:t>
      </w:r>
      <w:r>
        <w:rPr>
          <w:rStyle w:val="normaltextrun"/>
          <w:shd w:val="clear" w:color="auto" w:fill="FFFFFF"/>
        </w:rPr>
        <w:t>ased on feedback from Western Power and responses to AEMO’s Expression of Interest for the 2022 Capacity Cycle</w:t>
      </w:r>
      <w:r w:rsidR="00BC168E">
        <w:rPr>
          <w:rStyle w:val="normaltextrun"/>
          <w:shd w:val="clear" w:color="auto" w:fill="FFFFFF"/>
        </w:rPr>
        <w:t>.</w:t>
      </w:r>
    </w:p>
  </w:footnote>
  <w:footnote w:id="11">
    <w:p w:rsidR="000F1847" w:rsidP="000F1847" w:rsidRDefault="000F1847" w14:paraId="697817A7" w14:textId="3635B8A6">
      <w:pPr>
        <w:pStyle w:val="FootnoteText"/>
      </w:pPr>
      <w:r>
        <w:rPr>
          <w:rStyle w:val="FootnoteReference"/>
        </w:rPr>
        <w:footnoteRef/>
      </w:r>
      <w:r>
        <w:t xml:space="preserve"> Available at: </w:t>
      </w:r>
      <w:r w:rsidRPr="003964FF">
        <w:t>https://www.wa.gov.au/system/files/2022-08/EPWA-SWIS%20Low%20Demand%20Project%20Stage%201.pdf</w:t>
      </w:r>
      <w:r w:rsidR="00EB19D5">
        <w:t>.</w:t>
      </w:r>
    </w:p>
  </w:footnote>
  <w:footnote w:id="12">
    <w:p w:rsidR="000F1847" w:rsidP="000F1847" w:rsidRDefault="000F1847" w14:paraId="3F30610C" w14:textId="77777777">
      <w:pPr>
        <w:pStyle w:val="FootnoteText"/>
      </w:pPr>
      <w:r>
        <w:rPr>
          <w:rStyle w:val="FootnoteReference"/>
        </w:rPr>
        <w:footnoteRef/>
      </w:r>
      <w:r>
        <w:t xml:space="preserve"> </w:t>
      </w:r>
      <w:r w:rsidRPr="00563E71">
        <w:t xml:space="preserve">AEMO considers that the additional capability of </w:t>
      </w:r>
      <w:r>
        <w:t>the Kwinana Battery Energy Storage System</w:t>
      </w:r>
      <w:r w:rsidRPr="00563E71">
        <w:t xml:space="preserve"> may contribute to reducing </w:t>
      </w:r>
      <w:r>
        <w:t>the Minimum Demand Threshold</w:t>
      </w:r>
      <w:r w:rsidRPr="00563E71">
        <w:t xml:space="preserve"> either as a load (that is, 50 MW of additional demand across 4-hours) or in contributing to FCESS (subject to accreditation). The optimal dispatch </w:t>
      </w:r>
      <w:r>
        <w:t>of Essential System Services and</w:t>
      </w:r>
      <w:r w:rsidRPr="00563E71">
        <w:t xml:space="preserve"> energy for </w:t>
      </w:r>
      <w:r>
        <w:t>the facility</w:t>
      </w:r>
      <w:r w:rsidRPr="00563E71">
        <w:t xml:space="preserve"> at minimum demand will be determined in the </w:t>
      </w:r>
      <w:r>
        <w:t>WEM</w:t>
      </w:r>
      <w:r w:rsidRPr="00563E71">
        <w:t xml:space="preserve"> according to Security Constrained Economic Dispatch outcomes</w:t>
      </w:r>
      <w:r>
        <w:t xml:space="preserve"> that will apply</w:t>
      </w:r>
      <w:r w:rsidRPr="00563E71">
        <w:t>.</w:t>
      </w:r>
    </w:p>
  </w:footnote>
  <w:footnote w:id="13">
    <w:p w:rsidR="000F1847" w:rsidP="000F1847" w:rsidRDefault="000F1847" w14:paraId="3E07DB1B" w14:textId="77777777">
      <w:pPr>
        <w:pStyle w:val="FootnoteText"/>
      </w:pPr>
      <w:r>
        <w:rPr>
          <w:rStyle w:val="FootnoteReference"/>
        </w:rPr>
        <w:footnoteRef/>
      </w:r>
      <w:r>
        <w:t xml:space="preserve"> The Kwinana Battery Energy Storage System is forecast to provide either 50 MW of demand over a 4-hour minimum demand event, or provide FCESS (subject to accreditation for relevant services).</w:t>
      </w:r>
    </w:p>
  </w:footnote>
  <w:footnote w:id="14">
    <w:p w:rsidR="000F1847" w:rsidP="000F1847" w:rsidRDefault="000F1847" w14:paraId="4E6D7B2A" w14:textId="3AF30323">
      <w:pPr>
        <w:pStyle w:val="FootnoteText"/>
      </w:pPr>
      <w:r>
        <w:rPr>
          <w:rStyle w:val="FootnoteReference"/>
        </w:rPr>
        <w:footnoteRef/>
      </w:r>
      <w:r>
        <w:t xml:space="preserve"> Using Value of Customer Reliability of $</w:t>
      </w:r>
      <w:r w:rsidRPr="00B55AE4">
        <w:t>41</w:t>
      </w:r>
      <w:r>
        <w:t>,</w:t>
      </w:r>
      <w:r w:rsidRPr="00B55AE4">
        <w:t>080</w:t>
      </w:r>
      <w:r>
        <w:t>/MWh</w:t>
      </w:r>
      <w:r w:rsidRPr="00B56D42">
        <w:t xml:space="preserve"> </w:t>
      </w:r>
      <w:r>
        <w:t xml:space="preserve">as reported to the ERA in February 2022 as part of Western Power’s proposed Access Arrangement: </w:t>
      </w:r>
      <w:hyperlink w:history="1" r:id="rId1">
        <w:r w:rsidRPr="00847358" w:rsidR="001474F5">
          <w:rPr>
            <w:rStyle w:val="Hyperlink"/>
          </w:rPr>
          <w:t>https://www.erawa.com.au/cproot/22440/2/AAI---Attachment-6.3---Estimation-of-value-of-customer-reliability-for-Western-Power-s-network.pdf</w:t>
        </w:r>
      </w:hyperlink>
      <w:r>
        <w:t>.</w:t>
      </w:r>
    </w:p>
  </w:footnote>
  <w:footnote w:id="15">
    <w:p w:rsidR="00417EC4" w:rsidP="00417EC4" w:rsidRDefault="00417EC4" w14:paraId="46936197" w14:textId="1BE0EE31">
      <w:pPr>
        <w:pStyle w:val="FootnoteText"/>
      </w:pPr>
      <w:r>
        <w:rPr>
          <w:rStyle w:val="FootnoteReference"/>
        </w:rPr>
        <w:footnoteRef/>
      </w:r>
      <w:r>
        <w:t xml:space="preserve"> Available at </w:t>
      </w:r>
      <w:r w:rsidRPr="003A2E4D">
        <w:t>https://aemo.com.au/-/media/files/electricity/wem/security_and_reliability/2021/renewable-energy-integration--swis-update.pdf</w:t>
      </w:r>
      <w:r>
        <w:t>.</w:t>
      </w:r>
    </w:p>
  </w:footnote>
  <w:footnote w:id="16">
    <w:p w:rsidR="00187237" w:rsidP="00187237" w:rsidRDefault="00187237" w14:paraId="605BABB0" w14:textId="44640CE3">
      <w:pPr>
        <w:pStyle w:val="FootnoteText"/>
      </w:pPr>
      <w:r>
        <w:rPr>
          <w:rStyle w:val="FootnoteReference"/>
        </w:rPr>
        <w:footnoteRef/>
      </w:r>
      <w:r>
        <w:t xml:space="preserve"> Available at: </w:t>
      </w:r>
      <w:ins w:author="Kate Ryan" w:date="2022-12-14T21:59:00Z" w:id="62">
        <w:r w:rsidR="007D383F">
          <w:fldChar w:fldCharType="begin"/>
        </w:r>
        <w:r w:rsidR="007D383F">
          <w:instrText xml:space="preserve"> HYPERLINK "</w:instrText>
        </w:r>
      </w:ins>
      <w:r w:rsidRPr="004B4C21" w:rsidR="007D383F">
        <w:instrText>https://aemo.com.au/-/media/files/electricity/wem/procedures/2017/sc_supplementary-reserve-capacity---clean---18apr2017.pdf?la=en&amp;hash=213FE66575961F7AAF953DC916C4B6C7</w:instrText>
      </w:r>
      <w:ins w:author="Kate Ryan" w:date="2022-12-14T21:59:00Z" w:id="63">
        <w:r w:rsidR="007D383F">
          <w:instrText xml:space="preserve">" </w:instrText>
        </w:r>
        <w:r w:rsidR="007D383F">
          <w:fldChar w:fldCharType="separate"/>
        </w:r>
      </w:ins>
      <w:r w:rsidRPr="002740DD" w:rsidR="007D383F">
        <w:rPr>
          <w:rStyle w:val="Hyperlink"/>
        </w:rPr>
        <w:t>https://aemo.com.au/-/media/files/electricity/wem/procedures/2017/sc_supplementary-reserve-capacity---clean---18apr2017.pdf?la=en&amp;hash=213FE66575961F7AAF953DC916C4B6C7</w:t>
      </w:r>
      <w:ins w:author="Kate Ryan" w:date="2022-12-14T21:59:00Z" w:id="64">
        <w:r w:rsidR="007D383F">
          <w:fldChar w:fldCharType="end"/>
        </w:r>
        <w:r w:rsidR="007D383F">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303E0" w:rsidP="00AF3454" w:rsidRDefault="00C303E0" w14:paraId="6881FB61" w14:textId="77777777">
    <w:pPr>
      <w:pStyle w:val="Header"/>
    </w:pPr>
    <w:r w:rsidRPr="009A1F4D">
      <w:rPr>
        <w:noProof/>
        <w:color w:val="9E4E95"/>
      </w:rPr>
      <w:drawing>
        <wp:anchor distT="0" distB="0" distL="114300" distR="114300" simplePos="0" relativeHeight="251658240" behindDoc="1" locked="1" layoutInCell="1" allowOverlap="1" wp14:anchorId="782555DA" wp14:editId="4B5B923E">
          <wp:simplePos x="0" y="0"/>
          <wp:positionH relativeFrom="page">
            <wp:align>left</wp:align>
          </wp:positionH>
          <wp:positionV relativeFrom="page">
            <wp:align>top</wp:align>
          </wp:positionV>
          <wp:extent cx="7555865" cy="1068832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
                    <a:extLst>
                      <a:ext uri="{28A0092B-C50C-407E-A947-70E740481C1C}">
                        <a14:useLocalDpi xmlns:a14="http://schemas.microsoft.com/office/drawing/2010/main" val="0"/>
                      </a:ext>
                    </a:extLst>
                  </a:blip>
                  <a:stretch>
                    <a:fillRect/>
                  </a:stretch>
                </pic:blipFill>
                <pic:spPr>
                  <a:xfrm>
                    <a:off x="0" y="0"/>
                    <a:ext cx="7556223" cy="10688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DC386E" w:rsidR="00C303E0" w:rsidP="00033DD5" w:rsidRDefault="00C303E0" w14:paraId="40CCE9FC" w14:textId="667A9A3D">
    <w:pPr>
      <w:pStyle w:val="Header-SectionHeading1"/>
    </w:pPr>
    <w:r w:rsidRPr="006E3EC4">
      <w:rPr>
        <w:noProof/>
      </w:rPr>
      <mc:AlternateContent>
        <mc:Choice Requires="wpg">
          <w:drawing>
            <wp:anchor distT="0" distB="0" distL="114935" distR="114935" simplePos="0" relativeHeight="251658242" behindDoc="1" locked="1" layoutInCell="1" allowOverlap="1" wp14:anchorId="4557F160" wp14:editId="59D3D70D">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35"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38"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0C271F67">
            <v:group id="Header Graphic" style="position:absolute;margin-left:16.85pt;margin-top:0;width:68.05pt;height:90.7pt;z-index:-251658238;mso-wrap-distance-left:9.05pt;mso-wrap-distance-right:9.05pt;mso-position-horizontal:right;mso-position-horizontal-relative:page;mso-position-vertical:top;mso-position-vertical-relative:page;mso-width-relative:margin;mso-height-relative:margin" coordsize="8649,11530" o:spid="_x0000_s1026" w14:anchorId="06B074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"/>
              <w10:wrap type="tight"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DC386E" w:rsidR="000002AE" w:rsidP="00033DD5" w:rsidRDefault="000002AE" w14:paraId="6A3D1B25" w14:textId="77777777">
    <w:pPr>
      <w:pStyle w:val="Header-SectionHeading1"/>
    </w:pPr>
    <w:r w:rsidRPr="006E3EC4">
      <w:rPr>
        <w:noProof/>
      </w:rPr>
      <mc:AlternateContent>
        <mc:Choice Requires="wpg">
          <w:drawing>
            <wp:anchor distT="0" distB="0" distL="114935" distR="114935" simplePos="0" relativeHeight="251658243" behindDoc="1" locked="1" layoutInCell="1" allowOverlap="1" wp14:anchorId="2EEDEC22" wp14:editId="7888A918">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1073742024"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1073742026"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29"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0"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1"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2"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2035"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12079AB0">
            <v:group id="Header Graphic" style="position:absolute;margin-left:16.85pt;margin-top:0;width:68.05pt;height:90.7pt;z-index:-251658237;mso-wrap-distance-left:9.05pt;mso-wrap-distance-right:9.05pt;mso-position-horizontal:right;mso-position-horizontal-relative:page;mso-position-vertical:top;mso-position-vertical-relative:page;mso-width-relative:margin;mso-height-relative:margin" coordsize="8649,11530" o:spid="_x0000_s1026" w14:anchorId="3C97B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Ceo9RSAwAA1BgAAA4AAAAAAAAAAAAAAAAA&#10;LgIAAGRycy9lMm9Eb2MueG1sUEsBAi0AFAAGAAgAAAAhAJeZXFHcAAAABQEAAA8AAAAAAAAAAAAA&#10;AAAArAUAAGRycy9kb3ducmV2LnhtbFBLBQYAAAAABAAEAPMAAAC1Bg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"/>
              <w10:wrap type="tight"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002AE" w:rsidP="00033DD5" w:rsidRDefault="000002AE" w14:paraId="07B5F54C" w14:textId="5F7FE783">
    <w:pPr>
      <w:pStyle w:val="Header-SectionHeading1"/>
    </w:pPr>
    <w:r w:rsidRPr="006E3EC4">
      <w:rPr>
        <w:noProof/>
      </w:rPr>
      <mc:AlternateContent>
        <mc:Choice Requires="wpg">
          <w:drawing>
            <wp:anchor distT="0" distB="0" distL="114935" distR="114935" simplePos="0" relativeHeight="251658241" behindDoc="1" locked="1" layoutInCell="1" allowOverlap="1" wp14:anchorId="3B7B2A0D" wp14:editId="7F090D49">
              <wp:simplePos x="0" y="0"/>
              <wp:positionH relativeFrom="page">
                <wp:align>right</wp:align>
              </wp:positionH>
              <wp:positionV relativeFrom="page">
                <wp:align>top</wp:align>
              </wp:positionV>
              <wp:extent cx="864000" cy="1152000"/>
              <wp:effectExtent l="0" t="0" r="0" b="0"/>
              <wp:wrapTight wrapText="bothSides">
                <wp:wrapPolygon edited="0">
                  <wp:start x="1429" y="0"/>
                  <wp:lineTo x="1429" y="3572"/>
                  <wp:lineTo x="3812" y="6430"/>
                  <wp:lineTo x="6194" y="6430"/>
                  <wp:lineTo x="6194" y="12146"/>
                  <wp:lineTo x="0" y="16075"/>
                  <wp:lineTo x="0" y="21076"/>
                  <wp:lineTo x="7624" y="21076"/>
                  <wp:lineTo x="7624" y="17861"/>
                  <wp:lineTo x="20965" y="16075"/>
                  <wp:lineTo x="20965" y="5358"/>
                  <wp:lineTo x="20012" y="0"/>
                  <wp:lineTo x="1429" y="0"/>
                </wp:wrapPolygon>
              </wp:wrapTight>
              <wp:docPr id="66" name="Header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4000" cy="1152000"/>
                        <a:chOff x="0" y="0"/>
                        <a:chExt cx="864946" cy="1153014"/>
                      </a:xfrm>
                    </wpg:grpSpPr>
                    <wps:wsp>
                      <wps:cNvPr id="67" name="pad"/>
                      <wps:cNvSpPr/>
                      <wps:spPr>
                        <a:xfrm>
                          <a:off x="0" y="0"/>
                          <a:ext cx="864000" cy="28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Constant colour"/>
                      <wps:cNvSpPr/>
                      <wps:spPr>
                        <a:xfrm>
                          <a:off x="0" y="866514"/>
                          <a:ext cx="286500" cy="2865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Section 6 Colour" hidden="1"/>
                      <wps:cNvSpPr/>
                      <wps:spPr>
                        <a:xfrm>
                          <a:off x="287446" y="290274"/>
                          <a:ext cx="577500" cy="57750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ection 5 Colour" hidden="1"/>
                      <wps:cNvSpPr/>
                      <wps:spPr>
                        <a:xfrm>
                          <a:off x="287446" y="290274"/>
                          <a:ext cx="577500" cy="5775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Section 4 Colour" hidden="1"/>
                      <wps:cNvSpPr/>
                      <wps:spPr>
                        <a:xfrm>
                          <a:off x="287446" y="290274"/>
                          <a:ext cx="577500" cy="577500"/>
                        </a:xfrm>
                        <a:prstGeom prst="rect">
                          <a:avLst/>
                        </a:prstGeom>
                        <a:solidFill>
                          <a:srgbClr val="A2D9E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Section 3 Colour" hidden="1"/>
                      <wps:cNvSpPr/>
                      <wps:spPr>
                        <a:xfrm>
                          <a:off x="287446" y="290274"/>
                          <a:ext cx="577500" cy="577500"/>
                        </a:xfrm>
                        <a:prstGeom prst="rect">
                          <a:avLst/>
                        </a:prstGeom>
                        <a:solidFill>
                          <a:srgbClr val="7D7FAB"/>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Section 2 Colour"/>
                      <wps:cNvSpPr/>
                      <wps:spPr>
                        <a:xfrm>
                          <a:off x="286500" y="289797"/>
                          <a:ext cx="577500" cy="577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Default Section Colour"/>
                      <wps:cNvSpPr/>
                      <wps:spPr>
                        <a:xfrm>
                          <a:off x="286500" y="289014"/>
                          <a:ext cx="577500" cy="577500"/>
                        </a:xfrm>
                        <a:prstGeom prst="rect">
                          <a:avLst/>
                        </a:prstGeom>
                        <a:solidFill>
                          <a:srgbClr val="9D57A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arto="http://schemas.microsoft.com/office/word/2006/arto">
          <w:pict w14:anchorId="168EC18C">
            <v:group id="Header Graphic" style="position:absolute;margin-left:16.85pt;margin-top:0;width:68.05pt;height:90.7pt;z-index:-251658239;mso-wrap-distance-left:9.05pt;mso-wrap-distance-right:9.05pt;mso-position-horizontal:right;mso-position-horizontal-relative:page;mso-position-vertical:top;mso-position-vertical-relative:page;mso-width-relative:margin;mso-height-relative:margin" coordsize="8649,11530" o:spid="_x0000_s1026" w14:anchorId="649B59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">
              <v:rect id="pad" style="position:absolute;width:8640;height:2880;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v:rect id="Constant colour" style="position:absolute;top:8665;width:2865;height:2865;visibility:visible;mso-wrap-style:square;v-text-anchor:middle" o:spid="_x0000_s1028" fillcolor="#6b3077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"/>
              <v:rect id="Section 6 Colour" style="position:absolute;left:2874;top:2902;width:5775;height:5775;visibility:hidden;mso-wrap-style:square;v-text-anchor:middle" o:spid="_x0000_s1029" fillcolor="#a1d883 [320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"/>
              <v:rect id="Section 5 Colour" style="position:absolute;left:2874;top:2902;width:5775;height:5775;visibility:hidden;mso-wrap-style:square;v-text-anchor:middle" o:spid="_x0000_s1030" fillcolor="#40c1ac [320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"/>
              <v:rect id="Section 4 Colour" style="position:absolute;left:2874;top:2902;width:5775;height:5775;visibility:hidden;mso-wrap-style:square;v-text-anchor:middle" o:spid="_x0000_s1031" fillcolor="#a2d9e9"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"/>
              <v:rect id="Section 3 Colour" style="position:absolute;left:2874;top:2902;width:5775;height:5775;visibility:hidden;mso-wrap-style:square;v-text-anchor:middle" o:spid="_x0000_s1032" fillcolor="#7d7fab"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"/>
              <v:rect id="Section 2 Colour" style="position:absolute;left:2865;top:2897;width:5775;height:5775;visibility:visible;mso-wrap-style:square;v-text-anchor:middle" o:spid="_x0000_s1033" fillcolor="#9b2241 [3206]"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"/>
              <v:rect id="Default Section Colour" style="position:absolute;left:2865;top:2890;width:5775;height:5775;visibility:visible;mso-wrap-style:square;v-text-anchor:middle" o:spid="_x0000_s1034" fillcolor="#9d57a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"/>
              <w10:wrap type="tight" anchorx="page" anchory="page"/>
              <w10:anchorlock/>
            </v:group>
          </w:pict>
        </mc:Fallback>
      </mc:AlternateContent>
    </w:r>
    <w:r w:rsidR="00D87663">
      <w:t>Non-Co-optimised Essential System Services Trigger Submission</w:t>
    </w:r>
  </w:p>
  <w:p w:rsidRPr="00DC386E" w:rsidR="00D87663" w:rsidP="00033DD5" w:rsidRDefault="00D87663" w14:paraId="113D5C45" w14:textId="77777777">
    <w:pPr>
      <w:pStyle w:val="Header-Section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162E1EC"/>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341105E"/>
    <w:multiLevelType w:val="hybridMultilevel"/>
    <w:tmpl w:val="3726386E"/>
    <w:lvl w:ilvl="0" w:tplc="0C09000F">
      <w:start w:val="1"/>
      <w:numFmt w:val="decimal"/>
      <w:lvlText w:val="%1."/>
      <w:lvlJc w:val="left"/>
      <w:pPr>
        <w:ind w:left="720" w:hanging="360"/>
      </w:pPr>
    </w:lvl>
    <w:lvl w:ilvl="1" w:tplc="0C090001">
      <w:start w:val="1"/>
      <w:numFmt w:val="bullet"/>
      <w:lvlText w:val=""/>
      <w:lvlJc w:val="left"/>
      <w:pPr>
        <w:ind w:left="1440" w:hanging="360"/>
      </w:pPr>
      <w:rPr>
        <w:rFonts w:hint="default" w:ascii="Symbol" w:hAnsi="Symbo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EF6250"/>
    <w:multiLevelType w:val="hybridMultilevel"/>
    <w:tmpl w:val="C8C8131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07476A6F"/>
    <w:multiLevelType w:val="hybridMultilevel"/>
    <w:tmpl w:val="D366AAD8"/>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0B822909"/>
    <w:multiLevelType w:val="hybridMultilevel"/>
    <w:tmpl w:val="92C8847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0C5962EC"/>
    <w:multiLevelType w:val="hybridMultilevel"/>
    <w:tmpl w:val="8A9018BE"/>
    <w:lvl w:ilvl="0" w:tplc="4D5C28CA">
      <w:start w:val="1"/>
      <w:numFmt w:val="decimal"/>
      <w:pStyle w:val="CaptionFigure"/>
      <w:lvlText w:val="Figure %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3E574D1"/>
    <w:multiLevelType w:val="multilevel"/>
    <w:tmpl w:val="EB06FE1E"/>
    <w:lvl w:ilvl="0">
      <w:start w:val="1"/>
      <w:numFmt w:val="decimal"/>
      <w:pStyle w:val="ListNumber"/>
      <w:lvlText w:val="%1."/>
      <w:lvlJc w:val="left"/>
      <w:pPr>
        <w:ind w:left="1004" w:hanging="284"/>
      </w:pPr>
      <w:rPr>
        <w:rFonts w:hint="default"/>
      </w:rPr>
    </w:lvl>
    <w:lvl w:ilvl="1">
      <w:start w:val="1"/>
      <w:numFmt w:val="decimal"/>
      <w:pStyle w:val="ListNumber2"/>
      <w:lvlText w:val="%1.%2."/>
      <w:lvlJc w:val="left"/>
      <w:pPr>
        <w:ind w:left="1287" w:hanging="567"/>
      </w:pPr>
      <w:rPr>
        <w:rFonts w:hint="default"/>
      </w:rPr>
    </w:lvl>
    <w:lvl w:ilvl="2">
      <w:start w:val="1"/>
      <w:numFmt w:val="decimal"/>
      <w:pStyle w:val="ListNumber3"/>
      <w:lvlText w:val="%1.%2.%3."/>
      <w:lvlJc w:val="left"/>
      <w:pPr>
        <w:ind w:left="1571" w:hanging="851"/>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15:restartNumberingAfterBreak="0">
    <w:nsid w:val="157B42D1"/>
    <w:multiLevelType w:val="multilevel"/>
    <w:tmpl w:val="9F980894"/>
    <w:lvl w:ilvl="0">
      <w:start w:val="1"/>
      <w:numFmt w:val="bullet"/>
      <w:pStyle w:val="TableBullet"/>
      <w:lvlText w:val=""/>
      <w:lvlJc w:val="left"/>
      <w:pPr>
        <w:ind w:left="170" w:hanging="170"/>
      </w:pPr>
      <w:rPr>
        <w:rFonts w:hint="default" w:ascii="Symbol" w:hAnsi="Symbol"/>
        <w:color w:val="6B3077" w:themeColor="accent1"/>
      </w:rPr>
    </w:lvl>
    <w:lvl w:ilvl="1">
      <w:start w:val="1"/>
      <w:numFmt w:val="bullet"/>
      <w:pStyle w:val="TableBullet2"/>
      <w:lvlText w:val="–"/>
      <w:lvlJc w:val="left"/>
      <w:pPr>
        <w:ind w:left="340" w:hanging="170"/>
      </w:pPr>
      <w:rPr>
        <w:rFonts w:hint="default" w:ascii="Arial" w:hAnsi="Arial"/>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16237DFC"/>
    <w:multiLevelType w:val="hybridMultilevel"/>
    <w:tmpl w:val="DE4CAE94"/>
    <w:lvl w:ilvl="0" w:tplc="D690E07E">
      <w:start w:val="1"/>
      <w:numFmt w:val="decimal"/>
      <w:lvlText w:val="%1."/>
      <w:lvlJc w:val="left"/>
      <w:pPr>
        <w:tabs>
          <w:tab w:val="num" w:pos="360"/>
        </w:tabs>
        <w:ind w:left="360" w:hanging="360"/>
      </w:pPr>
    </w:lvl>
    <w:lvl w:ilvl="1" w:tplc="E144703E" w:tentative="1">
      <w:start w:val="1"/>
      <w:numFmt w:val="decimal"/>
      <w:lvlText w:val="%2."/>
      <w:lvlJc w:val="left"/>
      <w:pPr>
        <w:tabs>
          <w:tab w:val="num" w:pos="1080"/>
        </w:tabs>
        <w:ind w:left="1080" w:hanging="360"/>
      </w:pPr>
    </w:lvl>
    <w:lvl w:ilvl="2" w:tplc="679C60C0" w:tentative="1">
      <w:start w:val="1"/>
      <w:numFmt w:val="decimal"/>
      <w:lvlText w:val="%3."/>
      <w:lvlJc w:val="left"/>
      <w:pPr>
        <w:tabs>
          <w:tab w:val="num" w:pos="1800"/>
        </w:tabs>
        <w:ind w:left="1800" w:hanging="360"/>
      </w:pPr>
    </w:lvl>
    <w:lvl w:ilvl="3" w:tplc="FC2A60A8" w:tentative="1">
      <w:start w:val="1"/>
      <w:numFmt w:val="decimal"/>
      <w:lvlText w:val="%4."/>
      <w:lvlJc w:val="left"/>
      <w:pPr>
        <w:tabs>
          <w:tab w:val="num" w:pos="2520"/>
        </w:tabs>
        <w:ind w:left="2520" w:hanging="360"/>
      </w:pPr>
    </w:lvl>
    <w:lvl w:ilvl="4" w:tplc="A4BE7B20" w:tentative="1">
      <w:start w:val="1"/>
      <w:numFmt w:val="decimal"/>
      <w:lvlText w:val="%5."/>
      <w:lvlJc w:val="left"/>
      <w:pPr>
        <w:tabs>
          <w:tab w:val="num" w:pos="3240"/>
        </w:tabs>
        <w:ind w:left="3240" w:hanging="360"/>
      </w:pPr>
    </w:lvl>
    <w:lvl w:ilvl="5" w:tplc="EB9C40DC" w:tentative="1">
      <w:start w:val="1"/>
      <w:numFmt w:val="decimal"/>
      <w:lvlText w:val="%6."/>
      <w:lvlJc w:val="left"/>
      <w:pPr>
        <w:tabs>
          <w:tab w:val="num" w:pos="3960"/>
        </w:tabs>
        <w:ind w:left="3960" w:hanging="360"/>
      </w:pPr>
    </w:lvl>
    <w:lvl w:ilvl="6" w:tplc="AF0014AE" w:tentative="1">
      <w:start w:val="1"/>
      <w:numFmt w:val="decimal"/>
      <w:lvlText w:val="%7."/>
      <w:lvlJc w:val="left"/>
      <w:pPr>
        <w:tabs>
          <w:tab w:val="num" w:pos="4680"/>
        </w:tabs>
        <w:ind w:left="4680" w:hanging="360"/>
      </w:pPr>
    </w:lvl>
    <w:lvl w:ilvl="7" w:tplc="A510D3DC" w:tentative="1">
      <w:start w:val="1"/>
      <w:numFmt w:val="decimal"/>
      <w:lvlText w:val="%8."/>
      <w:lvlJc w:val="left"/>
      <w:pPr>
        <w:tabs>
          <w:tab w:val="num" w:pos="5400"/>
        </w:tabs>
        <w:ind w:left="5400" w:hanging="360"/>
      </w:pPr>
    </w:lvl>
    <w:lvl w:ilvl="8" w:tplc="343C4496" w:tentative="1">
      <w:start w:val="1"/>
      <w:numFmt w:val="decimal"/>
      <w:lvlText w:val="%9."/>
      <w:lvlJc w:val="left"/>
      <w:pPr>
        <w:tabs>
          <w:tab w:val="num" w:pos="6120"/>
        </w:tabs>
        <w:ind w:left="6120" w:hanging="360"/>
      </w:pPr>
    </w:lvl>
  </w:abstractNum>
  <w:abstractNum w:abstractNumId="9" w15:restartNumberingAfterBreak="0">
    <w:nsid w:val="1AD4693A"/>
    <w:multiLevelType w:val="hybridMultilevel"/>
    <w:tmpl w:val="4B00C7F2"/>
    <w:lvl w:ilvl="0" w:tplc="4B7EADD2">
      <w:start w:val="1"/>
      <w:numFmt w:val="bullet"/>
      <w:lvlText w:val="•"/>
      <w:lvlJc w:val="left"/>
      <w:pPr>
        <w:tabs>
          <w:tab w:val="num" w:pos="720"/>
        </w:tabs>
        <w:ind w:left="720" w:hanging="360"/>
      </w:pPr>
      <w:rPr>
        <w:rFonts w:hint="default" w:ascii="Arial" w:hAnsi="Arial"/>
      </w:rPr>
    </w:lvl>
    <w:lvl w:ilvl="1" w:tplc="BEF8DA14">
      <w:numFmt w:val="bullet"/>
      <w:lvlText w:val="•"/>
      <w:lvlJc w:val="left"/>
      <w:pPr>
        <w:tabs>
          <w:tab w:val="num" w:pos="1440"/>
        </w:tabs>
        <w:ind w:left="1440" w:hanging="360"/>
      </w:pPr>
      <w:rPr>
        <w:rFonts w:hint="default" w:ascii="Arial" w:hAnsi="Arial"/>
      </w:rPr>
    </w:lvl>
    <w:lvl w:ilvl="2" w:tplc="E5F6BD68" w:tentative="1">
      <w:start w:val="1"/>
      <w:numFmt w:val="bullet"/>
      <w:lvlText w:val="•"/>
      <w:lvlJc w:val="left"/>
      <w:pPr>
        <w:tabs>
          <w:tab w:val="num" w:pos="2160"/>
        </w:tabs>
        <w:ind w:left="2160" w:hanging="360"/>
      </w:pPr>
      <w:rPr>
        <w:rFonts w:hint="default" w:ascii="Arial" w:hAnsi="Arial"/>
      </w:rPr>
    </w:lvl>
    <w:lvl w:ilvl="3" w:tplc="C0CE47D6" w:tentative="1">
      <w:start w:val="1"/>
      <w:numFmt w:val="bullet"/>
      <w:lvlText w:val="•"/>
      <w:lvlJc w:val="left"/>
      <w:pPr>
        <w:tabs>
          <w:tab w:val="num" w:pos="2880"/>
        </w:tabs>
        <w:ind w:left="2880" w:hanging="360"/>
      </w:pPr>
      <w:rPr>
        <w:rFonts w:hint="default" w:ascii="Arial" w:hAnsi="Arial"/>
      </w:rPr>
    </w:lvl>
    <w:lvl w:ilvl="4" w:tplc="2A4ADB7C" w:tentative="1">
      <w:start w:val="1"/>
      <w:numFmt w:val="bullet"/>
      <w:lvlText w:val="•"/>
      <w:lvlJc w:val="left"/>
      <w:pPr>
        <w:tabs>
          <w:tab w:val="num" w:pos="3600"/>
        </w:tabs>
        <w:ind w:left="3600" w:hanging="360"/>
      </w:pPr>
      <w:rPr>
        <w:rFonts w:hint="default" w:ascii="Arial" w:hAnsi="Arial"/>
      </w:rPr>
    </w:lvl>
    <w:lvl w:ilvl="5" w:tplc="C7D831F6" w:tentative="1">
      <w:start w:val="1"/>
      <w:numFmt w:val="bullet"/>
      <w:lvlText w:val="•"/>
      <w:lvlJc w:val="left"/>
      <w:pPr>
        <w:tabs>
          <w:tab w:val="num" w:pos="4320"/>
        </w:tabs>
        <w:ind w:left="4320" w:hanging="360"/>
      </w:pPr>
      <w:rPr>
        <w:rFonts w:hint="default" w:ascii="Arial" w:hAnsi="Arial"/>
      </w:rPr>
    </w:lvl>
    <w:lvl w:ilvl="6" w:tplc="31BEC412" w:tentative="1">
      <w:start w:val="1"/>
      <w:numFmt w:val="bullet"/>
      <w:lvlText w:val="•"/>
      <w:lvlJc w:val="left"/>
      <w:pPr>
        <w:tabs>
          <w:tab w:val="num" w:pos="5040"/>
        </w:tabs>
        <w:ind w:left="5040" w:hanging="360"/>
      </w:pPr>
      <w:rPr>
        <w:rFonts w:hint="default" w:ascii="Arial" w:hAnsi="Arial"/>
      </w:rPr>
    </w:lvl>
    <w:lvl w:ilvl="7" w:tplc="969ECF0C" w:tentative="1">
      <w:start w:val="1"/>
      <w:numFmt w:val="bullet"/>
      <w:lvlText w:val="•"/>
      <w:lvlJc w:val="left"/>
      <w:pPr>
        <w:tabs>
          <w:tab w:val="num" w:pos="5760"/>
        </w:tabs>
        <w:ind w:left="5760" w:hanging="360"/>
      </w:pPr>
      <w:rPr>
        <w:rFonts w:hint="default" w:ascii="Arial" w:hAnsi="Arial"/>
      </w:rPr>
    </w:lvl>
    <w:lvl w:ilvl="8" w:tplc="86ACEE10"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1E793768"/>
    <w:multiLevelType w:val="hybridMultilevel"/>
    <w:tmpl w:val="9D5A2704"/>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1FA65EB0"/>
    <w:multiLevelType w:val="hybridMultilevel"/>
    <w:tmpl w:val="B832DA2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FD72ABE"/>
    <w:multiLevelType w:val="hybridMultilevel"/>
    <w:tmpl w:val="C67ACE3E"/>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3" w15:restartNumberingAfterBreak="0">
    <w:nsid w:val="22903817"/>
    <w:multiLevelType w:val="multilevel"/>
    <w:tmpl w:val="EF1A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A851C9"/>
    <w:multiLevelType w:val="hybridMultilevel"/>
    <w:tmpl w:val="FFFFFFFF"/>
    <w:lvl w:ilvl="0" w:tplc="812E3C7E">
      <w:start w:val="1"/>
      <w:numFmt w:val="bullet"/>
      <w:lvlText w:val=""/>
      <w:lvlJc w:val="left"/>
      <w:pPr>
        <w:ind w:left="720" w:hanging="360"/>
      </w:pPr>
      <w:rPr>
        <w:rFonts w:hint="default" w:ascii="Symbol" w:hAnsi="Symbol"/>
      </w:rPr>
    </w:lvl>
    <w:lvl w:ilvl="1" w:tplc="283000E6">
      <w:start w:val="1"/>
      <w:numFmt w:val="bullet"/>
      <w:lvlText w:val="o"/>
      <w:lvlJc w:val="left"/>
      <w:pPr>
        <w:ind w:left="1440" w:hanging="360"/>
      </w:pPr>
      <w:rPr>
        <w:rFonts w:hint="default" w:ascii="Courier New" w:hAnsi="Courier New"/>
      </w:rPr>
    </w:lvl>
    <w:lvl w:ilvl="2" w:tplc="DD28F14A">
      <w:start w:val="1"/>
      <w:numFmt w:val="bullet"/>
      <w:lvlText w:val=""/>
      <w:lvlJc w:val="left"/>
      <w:pPr>
        <w:ind w:left="2160" w:hanging="360"/>
      </w:pPr>
      <w:rPr>
        <w:rFonts w:hint="default" w:ascii="Wingdings" w:hAnsi="Wingdings"/>
      </w:rPr>
    </w:lvl>
    <w:lvl w:ilvl="3" w:tplc="36C6BE3C">
      <w:start w:val="1"/>
      <w:numFmt w:val="bullet"/>
      <w:lvlText w:val=""/>
      <w:lvlJc w:val="left"/>
      <w:pPr>
        <w:ind w:left="2880" w:hanging="360"/>
      </w:pPr>
      <w:rPr>
        <w:rFonts w:hint="default" w:ascii="Symbol" w:hAnsi="Symbol"/>
      </w:rPr>
    </w:lvl>
    <w:lvl w:ilvl="4" w:tplc="9EF6D6A6">
      <w:start w:val="1"/>
      <w:numFmt w:val="bullet"/>
      <w:lvlText w:val="o"/>
      <w:lvlJc w:val="left"/>
      <w:pPr>
        <w:ind w:left="3600" w:hanging="360"/>
      </w:pPr>
      <w:rPr>
        <w:rFonts w:hint="default" w:ascii="Courier New" w:hAnsi="Courier New"/>
      </w:rPr>
    </w:lvl>
    <w:lvl w:ilvl="5" w:tplc="1AB2A808">
      <w:start w:val="1"/>
      <w:numFmt w:val="bullet"/>
      <w:lvlText w:val=""/>
      <w:lvlJc w:val="left"/>
      <w:pPr>
        <w:ind w:left="4320" w:hanging="360"/>
      </w:pPr>
      <w:rPr>
        <w:rFonts w:hint="default" w:ascii="Wingdings" w:hAnsi="Wingdings"/>
      </w:rPr>
    </w:lvl>
    <w:lvl w:ilvl="6" w:tplc="EAA0B616">
      <w:start w:val="1"/>
      <w:numFmt w:val="bullet"/>
      <w:lvlText w:val=""/>
      <w:lvlJc w:val="left"/>
      <w:pPr>
        <w:ind w:left="5040" w:hanging="360"/>
      </w:pPr>
      <w:rPr>
        <w:rFonts w:hint="default" w:ascii="Symbol" w:hAnsi="Symbol"/>
      </w:rPr>
    </w:lvl>
    <w:lvl w:ilvl="7" w:tplc="FC5613BE">
      <w:start w:val="1"/>
      <w:numFmt w:val="bullet"/>
      <w:lvlText w:val="o"/>
      <w:lvlJc w:val="left"/>
      <w:pPr>
        <w:ind w:left="5760" w:hanging="360"/>
      </w:pPr>
      <w:rPr>
        <w:rFonts w:hint="default" w:ascii="Courier New" w:hAnsi="Courier New"/>
      </w:rPr>
    </w:lvl>
    <w:lvl w:ilvl="8" w:tplc="E6E0AC46">
      <w:start w:val="1"/>
      <w:numFmt w:val="bullet"/>
      <w:lvlText w:val=""/>
      <w:lvlJc w:val="left"/>
      <w:pPr>
        <w:ind w:left="6480" w:hanging="360"/>
      </w:pPr>
      <w:rPr>
        <w:rFonts w:hint="default" w:ascii="Wingdings" w:hAnsi="Wingdings"/>
      </w:rPr>
    </w:lvl>
  </w:abstractNum>
  <w:abstractNum w:abstractNumId="15" w15:restartNumberingAfterBreak="0">
    <w:nsid w:val="2CD46A21"/>
    <w:multiLevelType w:val="hybridMultilevel"/>
    <w:tmpl w:val="A49801F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2DEA1CAD"/>
    <w:multiLevelType w:val="hybridMultilevel"/>
    <w:tmpl w:val="43F4676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7" w15:restartNumberingAfterBreak="0">
    <w:nsid w:val="2F4514C0"/>
    <w:multiLevelType w:val="multilevel"/>
    <w:tmpl w:val="6D7C93E4"/>
    <w:lvl w:ilvl="0">
      <w:start w:val="1"/>
      <w:numFmt w:val="lowerLetter"/>
      <w:lvlText w:val="%1)"/>
      <w:lvlJc w:val="left"/>
      <w:pPr>
        <w:ind w:left="568" w:hanging="284"/>
      </w:pPr>
      <w:rPr>
        <w:rFonts w:hint="default"/>
        <w:color w:val="A3519B"/>
      </w:rPr>
    </w:lvl>
    <w:lvl w:ilvl="1">
      <w:start w:val="1"/>
      <w:numFmt w:val="bullet"/>
      <w:lvlText w:val="–"/>
      <w:lvlJc w:val="left"/>
      <w:pPr>
        <w:tabs>
          <w:tab w:val="num" w:pos="851"/>
        </w:tabs>
        <w:ind w:left="851" w:hanging="283"/>
      </w:pPr>
      <w:rPr>
        <w:rFonts w:hint="default" w:ascii="Segoe UI Semilight" w:hAnsi="Segoe UI Semilight"/>
      </w:rPr>
    </w:lvl>
    <w:lvl w:ilvl="2">
      <w:start w:val="1"/>
      <w:numFmt w:val="bullet"/>
      <w:lvlText w:val="○"/>
      <w:lvlJc w:val="left"/>
      <w:pPr>
        <w:tabs>
          <w:tab w:val="num" w:pos="1135"/>
        </w:tabs>
        <w:ind w:left="1135" w:hanging="284"/>
      </w:pPr>
      <w:rPr>
        <w:rFonts w:hint="default" w:ascii="Arial" w:hAnsi="Arial"/>
      </w:rPr>
    </w:lvl>
    <w:lvl w:ilvl="3">
      <w:start w:val="1"/>
      <w:numFmt w:val="bullet"/>
      <w:lvlText w:val=""/>
      <w:lvlJc w:val="left"/>
      <w:pPr>
        <w:ind w:left="4386" w:hanging="360"/>
      </w:pPr>
      <w:rPr>
        <w:rFonts w:hint="default" w:ascii="Symbol" w:hAnsi="Symbol"/>
      </w:rPr>
    </w:lvl>
    <w:lvl w:ilvl="4">
      <w:start w:val="1"/>
      <w:numFmt w:val="bullet"/>
      <w:lvlText w:val="o"/>
      <w:lvlJc w:val="left"/>
      <w:pPr>
        <w:ind w:left="5106" w:hanging="360"/>
      </w:pPr>
      <w:rPr>
        <w:rFonts w:hint="default" w:ascii="Courier New" w:hAnsi="Courier New" w:cs="Courier New"/>
      </w:rPr>
    </w:lvl>
    <w:lvl w:ilvl="5">
      <w:start w:val="1"/>
      <w:numFmt w:val="bullet"/>
      <w:lvlText w:val=""/>
      <w:lvlJc w:val="left"/>
      <w:pPr>
        <w:ind w:left="5826" w:hanging="360"/>
      </w:pPr>
      <w:rPr>
        <w:rFonts w:hint="default" w:ascii="Wingdings" w:hAnsi="Wingdings"/>
      </w:rPr>
    </w:lvl>
    <w:lvl w:ilvl="6">
      <w:start w:val="1"/>
      <w:numFmt w:val="bullet"/>
      <w:lvlText w:val=""/>
      <w:lvlJc w:val="left"/>
      <w:pPr>
        <w:ind w:left="6546" w:hanging="360"/>
      </w:pPr>
      <w:rPr>
        <w:rFonts w:hint="default" w:ascii="Symbol" w:hAnsi="Symbol"/>
      </w:rPr>
    </w:lvl>
    <w:lvl w:ilvl="7">
      <w:start w:val="1"/>
      <w:numFmt w:val="bullet"/>
      <w:lvlText w:val="o"/>
      <w:lvlJc w:val="left"/>
      <w:pPr>
        <w:ind w:left="7266" w:hanging="360"/>
      </w:pPr>
      <w:rPr>
        <w:rFonts w:hint="default" w:ascii="Courier New" w:hAnsi="Courier New" w:cs="Courier New"/>
      </w:rPr>
    </w:lvl>
    <w:lvl w:ilvl="8">
      <w:start w:val="1"/>
      <w:numFmt w:val="bullet"/>
      <w:lvlText w:val=""/>
      <w:lvlJc w:val="left"/>
      <w:pPr>
        <w:ind w:left="7986" w:hanging="360"/>
      </w:pPr>
      <w:rPr>
        <w:rFonts w:hint="default" w:ascii="Wingdings" w:hAnsi="Wingdings"/>
      </w:rPr>
    </w:lvl>
  </w:abstractNum>
  <w:abstractNum w:abstractNumId="18" w15:restartNumberingAfterBreak="0">
    <w:nsid w:val="2F8A766D"/>
    <w:multiLevelType w:val="multilevel"/>
    <w:tmpl w:val="09B01D4E"/>
    <w:lvl w:ilvl="0">
      <w:start w:val="1"/>
      <w:numFmt w:val="decimal"/>
      <w:pStyle w:val="AppendixHeading"/>
      <w:lvlText w:val="A%1."/>
      <w:lvlJc w:val="left"/>
      <w:pPr>
        <w:ind w:left="992" w:hanging="992"/>
      </w:pPr>
      <w:rPr>
        <w:rFonts w:hint="default"/>
      </w:rPr>
    </w:lvl>
    <w:lvl w:ilvl="1">
      <w:start w:val="1"/>
      <w:numFmt w:val="decimal"/>
      <w:pStyle w:val="AppendixHeading2"/>
      <w:lvlText w:val="A%1.%2"/>
      <w:lvlJc w:val="left"/>
      <w:pPr>
        <w:ind w:left="794" w:hanging="794"/>
      </w:pPr>
      <w:rPr>
        <w:rFonts w:hint="default"/>
      </w:rPr>
    </w:lvl>
    <w:lvl w:ilvl="2">
      <w:start w:val="1"/>
      <w:numFmt w:val="decimal"/>
      <w:pStyle w:val="AppendixHeading3"/>
      <w:lvlText w:val="A%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C96EDB"/>
    <w:multiLevelType w:val="multilevel"/>
    <w:tmpl w:val="31E47A76"/>
    <w:lvl w:ilvl="0">
      <w:start w:val="1"/>
      <w:numFmt w:val="bullet"/>
      <w:pStyle w:val="ListBullet"/>
      <w:lvlText w:val=""/>
      <w:lvlJc w:val="left"/>
      <w:pPr>
        <w:ind w:left="284" w:hanging="284"/>
      </w:pPr>
      <w:rPr>
        <w:rFonts w:hint="default" w:ascii="Symbol" w:hAnsi="Symbol"/>
        <w:color w:val="A3519B"/>
      </w:rPr>
    </w:lvl>
    <w:lvl w:ilvl="1">
      <w:start w:val="1"/>
      <w:numFmt w:val="bullet"/>
      <w:pStyle w:val="ListBullet2"/>
      <w:lvlText w:val="–"/>
      <w:lvlJc w:val="left"/>
      <w:pPr>
        <w:tabs>
          <w:tab w:val="num" w:pos="567"/>
        </w:tabs>
        <w:ind w:left="567" w:hanging="283"/>
      </w:pPr>
      <w:rPr>
        <w:rFonts w:hint="default" w:ascii="Segoe UI Semilight" w:hAnsi="Segoe UI Semilight"/>
      </w:rPr>
    </w:lvl>
    <w:lvl w:ilvl="2">
      <w:start w:val="1"/>
      <w:numFmt w:val="bullet"/>
      <w:pStyle w:val="ListBullet3"/>
      <w:lvlText w:val="○"/>
      <w:lvlJc w:val="left"/>
      <w:pPr>
        <w:tabs>
          <w:tab w:val="num" w:pos="851"/>
        </w:tabs>
        <w:ind w:left="851" w:hanging="284"/>
      </w:pPr>
      <w:rPr>
        <w:rFonts w:hint="default" w:ascii="Arial" w:hAnsi="Arial"/>
      </w:rPr>
    </w:lvl>
    <w:lvl w:ilvl="3">
      <w:start w:val="1"/>
      <w:numFmt w:val="bullet"/>
      <w:lvlText w:val=""/>
      <w:lvlJc w:val="left"/>
      <w:pPr>
        <w:ind w:left="4102" w:hanging="360"/>
      </w:pPr>
      <w:rPr>
        <w:rFonts w:hint="default" w:ascii="Symbol" w:hAnsi="Symbol"/>
      </w:rPr>
    </w:lvl>
    <w:lvl w:ilvl="4">
      <w:start w:val="1"/>
      <w:numFmt w:val="bullet"/>
      <w:lvlText w:val="o"/>
      <w:lvlJc w:val="left"/>
      <w:pPr>
        <w:ind w:left="4822" w:hanging="360"/>
      </w:pPr>
      <w:rPr>
        <w:rFonts w:hint="default" w:ascii="Courier New" w:hAnsi="Courier New" w:cs="Courier New"/>
      </w:rPr>
    </w:lvl>
    <w:lvl w:ilvl="5">
      <w:start w:val="1"/>
      <w:numFmt w:val="bullet"/>
      <w:lvlText w:val=""/>
      <w:lvlJc w:val="left"/>
      <w:pPr>
        <w:ind w:left="5542" w:hanging="360"/>
      </w:pPr>
      <w:rPr>
        <w:rFonts w:hint="default" w:ascii="Wingdings" w:hAnsi="Wingdings"/>
      </w:rPr>
    </w:lvl>
    <w:lvl w:ilvl="6">
      <w:start w:val="1"/>
      <w:numFmt w:val="bullet"/>
      <w:lvlText w:val=""/>
      <w:lvlJc w:val="left"/>
      <w:pPr>
        <w:ind w:left="6262" w:hanging="360"/>
      </w:pPr>
      <w:rPr>
        <w:rFonts w:hint="default" w:ascii="Symbol" w:hAnsi="Symbol"/>
      </w:rPr>
    </w:lvl>
    <w:lvl w:ilvl="7">
      <w:start w:val="1"/>
      <w:numFmt w:val="bullet"/>
      <w:lvlText w:val="o"/>
      <w:lvlJc w:val="left"/>
      <w:pPr>
        <w:ind w:left="6982" w:hanging="360"/>
      </w:pPr>
      <w:rPr>
        <w:rFonts w:hint="default" w:ascii="Courier New" w:hAnsi="Courier New" w:cs="Courier New"/>
      </w:rPr>
    </w:lvl>
    <w:lvl w:ilvl="8">
      <w:start w:val="1"/>
      <w:numFmt w:val="bullet"/>
      <w:lvlText w:val=""/>
      <w:lvlJc w:val="left"/>
      <w:pPr>
        <w:ind w:left="7702" w:hanging="360"/>
      </w:pPr>
      <w:rPr>
        <w:rFonts w:hint="default" w:ascii="Wingdings" w:hAnsi="Wingdings"/>
      </w:rPr>
    </w:lvl>
  </w:abstractNum>
  <w:abstractNum w:abstractNumId="20" w15:restartNumberingAfterBreak="0">
    <w:nsid w:val="372C5F94"/>
    <w:multiLevelType w:val="hybridMultilevel"/>
    <w:tmpl w:val="4A8C6062"/>
    <w:lvl w:ilvl="0" w:tplc="BC2212EC">
      <w:start w:val="1"/>
      <w:numFmt w:val="bullet"/>
      <w:pStyle w:val="ImportantNotice-Bullet"/>
      <w:lvlText w:val=""/>
      <w:lvlJc w:val="left"/>
      <w:pPr>
        <w:ind w:left="360" w:hanging="360"/>
      </w:pPr>
      <w:rPr>
        <w:rFonts w:hint="default" w:ascii="Symbol" w:hAnsi="Symbol"/>
        <w:color w:val="auto"/>
        <w:sz w:val="22"/>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3A4D6A89"/>
    <w:multiLevelType w:val="hybridMultilevel"/>
    <w:tmpl w:val="94B8E54E"/>
    <w:lvl w:ilvl="0" w:tplc="7DF6D690">
      <w:start w:val="1"/>
      <w:numFmt w:val="bullet"/>
      <w:pStyle w:val="TableFigureFoonoteBullet"/>
      <w:lvlText w:val=""/>
      <w:lvlJc w:val="left"/>
      <w:pPr>
        <w:ind w:left="720" w:hanging="360"/>
      </w:pPr>
      <w:rPr>
        <w:rFonts w:hint="default" w:ascii="Symbol" w:hAnsi="Symbol"/>
        <w:color w:val="A3519B" w:themeColor="accent2"/>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2" w15:restartNumberingAfterBreak="0">
    <w:nsid w:val="3AFB6E10"/>
    <w:multiLevelType w:val="hybridMultilevel"/>
    <w:tmpl w:val="357A05E8"/>
    <w:lvl w:ilvl="0" w:tplc="116E0410">
      <w:start w:val="1"/>
      <w:numFmt w:val="bullet"/>
      <w:pStyle w:val="TableFigureFootnoteBullet"/>
      <w:lvlText w:val=""/>
      <w:lvlJc w:val="left"/>
      <w:pPr>
        <w:ind w:left="720" w:hanging="360"/>
      </w:pPr>
      <w:rPr>
        <w:rFonts w:hint="default" w:ascii="Symbol" w:hAnsi="Symbol"/>
        <w:color w:val="B46CC3" w:themeColor="accent1" w:themeTint="99"/>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3E7F42A5"/>
    <w:multiLevelType w:val="hybridMultilevel"/>
    <w:tmpl w:val="F5BE02C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470C6349"/>
    <w:multiLevelType w:val="hybridMultilevel"/>
    <w:tmpl w:val="FFFFFFFF"/>
    <w:lvl w:ilvl="0" w:tplc="561E2D84">
      <w:start w:val="1"/>
      <w:numFmt w:val="bullet"/>
      <w:lvlText w:val=""/>
      <w:lvlJc w:val="left"/>
      <w:pPr>
        <w:ind w:left="720" w:hanging="360"/>
      </w:pPr>
      <w:rPr>
        <w:rFonts w:hint="default" w:ascii="Symbol" w:hAnsi="Symbol"/>
      </w:rPr>
    </w:lvl>
    <w:lvl w:ilvl="1" w:tplc="ABD236F4">
      <w:start w:val="1"/>
      <w:numFmt w:val="bullet"/>
      <w:lvlText w:val="o"/>
      <w:lvlJc w:val="left"/>
      <w:pPr>
        <w:ind w:left="1440" w:hanging="360"/>
      </w:pPr>
      <w:rPr>
        <w:rFonts w:hint="default" w:ascii="Courier New" w:hAnsi="Courier New"/>
      </w:rPr>
    </w:lvl>
    <w:lvl w:ilvl="2" w:tplc="9998D760">
      <w:start w:val="1"/>
      <w:numFmt w:val="bullet"/>
      <w:lvlText w:val=""/>
      <w:lvlJc w:val="left"/>
      <w:pPr>
        <w:ind w:left="2160" w:hanging="360"/>
      </w:pPr>
      <w:rPr>
        <w:rFonts w:hint="default" w:ascii="Wingdings" w:hAnsi="Wingdings"/>
      </w:rPr>
    </w:lvl>
    <w:lvl w:ilvl="3" w:tplc="FCEEF4A8">
      <w:start w:val="1"/>
      <w:numFmt w:val="bullet"/>
      <w:lvlText w:val=""/>
      <w:lvlJc w:val="left"/>
      <w:pPr>
        <w:ind w:left="2880" w:hanging="360"/>
      </w:pPr>
      <w:rPr>
        <w:rFonts w:hint="default" w:ascii="Symbol" w:hAnsi="Symbol"/>
      </w:rPr>
    </w:lvl>
    <w:lvl w:ilvl="4" w:tplc="63C04E3C">
      <w:start w:val="1"/>
      <w:numFmt w:val="bullet"/>
      <w:lvlText w:val="o"/>
      <w:lvlJc w:val="left"/>
      <w:pPr>
        <w:ind w:left="3600" w:hanging="360"/>
      </w:pPr>
      <w:rPr>
        <w:rFonts w:hint="default" w:ascii="Courier New" w:hAnsi="Courier New"/>
      </w:rPr>
    </w:lvl>
    <w:lvl w:ilvl="5" w:tplc="CDA025AA">
      <w:start w:val="1"/>
      <w:numFmt w:val="bullet"/>
      <w:lvlText w:val=""/>
      <w:lvlJc w:val="left"/>
      <w:pPr>
        <w:ind w:left="4320" w:hanging="360"/>
      </w:pPr>
      <w:rPr>
        <w:rFonts w:hint="default" w:ascii="Wingdings" w:hAnsi="Wingdings"/>
      </w:rPr>
    </w:lvl>
    <w:lvl w:ilvl="6" w:tplc="36BC376E">
      <w:start w:val="1"/>
      <w:numFmt w:val="bullet"/>
      <w:lvlText w:val=""/>
      <w:lvlJc w:val="left"/>
      <w:pPr>
        <w:ind w:left="5040" w:hanging="360"/>
      </w:pPr>
      <w:rPr>
        <w:rFonts w:hint="default" w:ascii="Symbol" w:hAnsi="Symbol"/>
      </w:rPr>
    </w:lvl>
    <w:lvl w:ilvl="7" w:tplc="D0943922">
      <w:start w:val="1"/>
      <w:numFmt w:val="bullet"/>
      <w:lvlText w:val="o"/>
      <w:lvlJc w:val="left"/>
      <w:pPr>
        <w:ind w:left="5760" w:hanging="360"/>
      </w:pPr>
      <w:rPr>
        <w:rFonts w:hint="default" w:ascii="Courier New" w:hAnsi="Courier New"/>
      </w:rPr>
    </w:lvl>
    <w:lvl w:ilvl="8" w:tplc="1ADA5FB8">
      <w:start w:val="1"/>
      <w:numFmt w:val="bullet"/>
      <w:lvlText w:val=""/>
      <w:lvlJc w:val="left"/>
      <w:pPr>
        <w:ind w:left="6480" w:hanging="360"/>
      </w:pPr>
      <w:rPr>
        <w:rFonts w:hint="default" w:ascii="Wingdings" w:hAnsi="Wingdings"/>
      </w:rPr>
    </w:lvl>
  </w:abstractNum>
  <w:abstractNum w:abstractNumId="25" w15:restartNumberingAfterBreak="0">
    <w:nsid w:val="4BF823DD"/>
    <w:multiLevelType w:val="hybridMultilevel"/>
    <w:tmpl w:val="2F88E49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6" w15:restartNumberingAfterBreak="0">
    <w:nsid w:val="4CC30F92"/>
    <w:multiLevelType w:val="multilevel"/>
    <w:tmpl w:val="C93EEB9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09B017E"/>
    <w:multiLevelType w:val="hybridMultilevel"/>
    <w:tmpl w:val="FACE3EB0"/>
    <w:lvl w:ilvl="0" w:tplc="0C090001">
      <w:start w:val="1"/>
      <w:numFmt w:val="bullet"/>
      <w:lvlText w:val=""/>
      <w:lvlJc w:val="left"/>
      <w:pPr>
        <w:ind w:left="770" w:hanging="360"/>
      </w:pPr>
      <w:rPr>
        <w:rFonts w:hint="default" w:ascii="Symbol" w:hAnsi="Symbol"/>
      </w:rPr>
    </w:lvl>
    <w:lvl w:ilvl="1" w:tplc="0C090003" w:tentative="1">
      <w:start w:val="1"/>
      <w:numFmt w:val="bullet"/>
      <w:lvlText w:val="o"/>
      <w:lvlJc w:val="left"/>
      <w:pPr>
        <w:ind w:left="1490" w:hanging="360"/>
      </w:pPr>
      <w:rPr>
        <w:rFonts w:hint="default" w:ascii="Courier New" w:hAnsi="Courier New" w:cs="Courier New"/>
      </w:rPr>
    </w:lvl>
    <w:lvl w:ilvl="2" w:tplc="0C090005" w:tentative="1">
      <w:start w:val="1"/>
      <w:numFmt w:val="bullet"/>
      <w:lvlText w:val=""/>
      <w:lvlJc w:val="left"/>
      <w:pPr>
        <w:ind w:left="2210" w:hanging="360"/>
      </w:pPr>
      <w:rPr>
        <w:rFonts w:hint="default" w:ascii="Wingdings" w:hAnsi="Wingdings"/>
      </w:rPr>
    </w:lvl>
    <w:lvl w:ilvl="3" w:tplc="0C090001" w:tentative="1">
      <w:start w:val="1"/>
      <w:numFmt w:val="bullet"/>
      <w:lvlText w:val=""/>
      <w:lvlJc w:val="left"/>
      <w:pPr>
        <w:ind w:left="2930" w:hanging="360"/>
      </w:pPr>
      <w:rPr>
        <w:rFonts w:hint="default" w:ascii="Symbol" w:hAnsi="Symbol"/>
      </w:rPr>
    </w:lvl>
    <w:lvl w:ilvl="4" w:tplc="0C090003" w:tentative="1">
      <w:start w:val="1"/>
      <w:numFmt w:val="bullet"/>
      <w:lvlText w:val="o"/>
      <w:lvlJc w:val="left"/>
      <w:pPr>
        <w:ind w:left="3650" w:hanging="360"/>
      </w:pPr>
      <w:rPr>
        <w:rFonts w:hint="default" w:ascii="Courier New" w:hAnsi="Courier New" w:cs="Courier New"/>
      </w:rPr>
    </w:lvl>
    <w:lvl w:ilvl="5" w:tplc="0C090005" w:tentative="1">
      <w:start w:val="1"/>
      <w:numFmt w:val="bullet"/>
      <w:lvlText w:val=""/>
      <w:lvlJc w:val="left"/>
      <w:pPr>
        <w:ind w:left="4370" w:hanging="360"/>
      </w:pPr>
      <w:rPr>
        <w:rFonts w:hint="default" w:ascii="Wingdings" w:hAnsi="Wingdings"/>
      </w:rPr>
    </w:lvl>
    <w:lvl w:ilvl="6" w:tplc="0C090001" w:tentative="1">
      <w:start w:val="1"/>
      <w:numFmt w:val="bullet"/>
      <w:lvlText w:val=""/>
      <w:lvlJc w:val="left"/>
      <w:pPr>
        <w:ind w:left="5090" w:hanging="360"/>
      </w:pPr>
      <w:rPr>
        <w:rFonts w:hint="default" w:ascii="Symbol" w:hAnsi="Symbol"/>
      </w:rPr>
    </w:lvl>
    <w:lvl w:ilvl="7" w:tplc="0C090003" w:tentative="1">
      <w:start w:val="1"/>
      <w:numFmt w:val="bullet"/>
      <w:lvlText w:val="o"/>
      <w:lvlJc w:val="left"/>
      <w:pPr>
        <w:ind w:left="5810" w:hanging="360"/>
      </w:pPr>
      <w:rPr>
        <w:rFonts w:hint="default" w:ascii="Courier New" w:hAnsi="Courier New" w:cs="Courier New"/>
      </w:rPr>
    </w:lvl>
    <w:lvl w:ilvl="8" w:tplc="0C090005" w:tentative="1">
      <w:start w:val="1"/>
      <w:numFmt w:val="bullet"/>
      <w:lvlText w:val=""/>
      <w:lvlJc w:val="left"/>
      <w:pPr>
        <w:ind w:left="6530" w:hanging="360"/>
      </w:pPr>
      <w:rPr>
        <w:rFonts w:hint="default" w:ascii="Wingdings" w:hAnsi="Wingdings"/>
      </w:rPr>
    </w:lvl>
  </w:abstractNum>
  <w:abstractNum w:abstractNumId="28" w15:restartNumberingAfterBreak="0">
    <w:nsid w:val="513226EA"/>
    <w:multiLevelType w:val="multilevel"/>
    <w:tmpl w:val="31F2845C"/>
    <w:styleLink w:val="CurrentList1"/>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9" w15:restartNumberingAfterBreak="0">
    <w:nsid w:val="52112DE3"/>
    <w:multiLevelType w:val="hybridMultilevel"/>
    <w:tmpl w:val="47FAAB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4644918"/>
    <w:multiLevelType w:val="multilevel"/>
    <w:tmpl w:val="ABD2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DB693A"/>
    <w:multiLevelType w:val="hybridMultilevel"/>
    <w:tmpl w:val="61243F7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2" w15:restartNumberingAfterBreak="0">
    <w:nsid w:val="56012238"/>
    <w:multiLevelType w:val="hybridMultilevel"/>
    <w:tmpl w:val="11309D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2D50D3"/>
    <w:multiLevelType w:val="hybridMultilevel"/>
    <w:tmpl w:val="E0D28ED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4" w15:restartNumberingAfterBreak="0">
    <w:nsid w:val="5B8F4C1B"/>
    <w:multiLevelType w:val="multilevel"/>
    <w:tmpl w:val="FE4A1EB2"/>
    <w:lvl w:ilvl="0">
      <w:start w:val="1"/>
      <w:numFmt w:val="decimal"/>
      <w:pStyle w:val="CaptionTable"/>
      <w:lvlText w:val="Table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D95635E"/>
    <w:multiLevelType w:val="hybridMultilevel"/>
    <w:tmpl w:val="9EE2C662"/>
    <w:lvl w:ilvl="0" w:tplc="1AAED512">
      <w:start w:val="1"/>
      <w:numFmt w:val="bullet"/>
      <w:lvlText w:val="•"/>
      <w:lvlJc w:val="left"/>
      <w:pPr>
        <w:tabs>
          <w:tab w:val="num" w:pos="720"/>
        </w:tabs>
        <w:ind w:left="720" w:hanging="360"/>
      </w:pPr>
      <w:rPr>
        <w:rFonts w:hint="default" w:ascii="Arial" w:hAnsi="Arial"/>
      </w:rPr>
    </w:lvl>
    <w:lvl w:ilvl="1" w:tplc="BC024FFA" w:tentative="1">
      <w:start w:val="1"/>
      <w:numFmt w:val="bullet"/>
      <w:lvlText w:val="•"/>
      <w:lvlJc w:val="left"/>
      <w:pPr>
        <w:tabs>
          <w:tab w:val="num" w:pos="1440"/>
        </w:tabs>
        <w:ind w:left="1440" w:hanging="360"/>
      </w:pPr>
      <w:rPr>
        <w:rFonts w:hint="default" w:ascii="Arial" w:hAnsi="Arial"/>
      </w:rPr>
    </w:lvl>
    <w:lvl w:ilvl="2" w:tplc="9878AFAC" w:tentative="1">
      <w:start w:val="1"/>
      <w:numFmt w:val="bullet"/>
      <w:lvlText w:val="•"/>
      <w:lvlJc w:val="left"/>
      <w:pPr>
        <w:tabs>
          <w:tab w:val="num" w:pos="2160"/>
        </w:tabs>
        <w:ind w:left="2160" w:hanging="360"/>
      </w:pPr>
      <w:rPr>
        <w:rFonts w:hint="default" w:ascii="Arial" w:hAnsi="Arial"/>
      </w:rPr>
    </w:lvl>
    <w:lvl w:ilvl="3" w:tplc="D55CB150" w:tentative="1">
      <w:start w:val="1"/>
      <w:numFmt w:val="bullet"/>
      <w:lvlText w:val="•"/>
      <w:lvlJc w:val="left"/>
      <w:pPr>
        <w:tabs>
          <w:tab w:val="num" w:pos="2880"/>
        </w:tabs>
        <w:ind w:left="2880" w:hanging="360"/>
      </w:pPr>
      <w:rPr>
        <w:rFonts w:hint="default" w:ascii="Arial" w:hAnsi="Arial"/>
      </w:rPr>
    </w:lvl>
    <w:lvl w:ilvl="4" w:tplc="E45E8722" w:tentative="1">
      <w:start w:val="1"/>
      <w:numFmt w:val="bullet"/>
      <w:lvlText w:val="•"/>
      <w:lvlJc w:val="left"/>
      <w:pPr>
        <w:tabs>
          <w:tab w:val="num" w:pos="3600"/>
        </w:tabs>
        <w:ind w:left="3600" w:hanging="360"/>
      </w:pPr>
      <w:rPr>
        <w:rFonts w:hint="default" w:ascii="Arial" w:hAnsi="Arial"/>
      </w:rPr>
    </w:lvl>
    <w:lvl w:ilvl="5" w:tplc="97669A62" w:tentative="1">
      <w:start w:val="1"/>
      <w:numFmt w:val="bullet"/>
      <w:lvlText w:val="•"/>
      <w:lvlJc w:val="left"/>
      <w:pPr>
        <w:tabs>
          <w:tab w:val="num" w:pos="4320"/>
        </w:tabs>
        <w:ind w:left="4320" w:hanging="360"/>
      </w:pPr>
      <w:rPr>
        <w:rFonts w:hint="default" w:ascii="Arial" w:hAnsi="Arial"/>
      </w:rPr>
    </w:lvl>
    <w:lvl w:ilvl="6" w:tplc="4ADC5BF4" w:tentative="1">
      <w:start w:val="1"/>
      <w:numFmt w:val="bullet"/>
      <w:lvlText w:val="•"/>
      <w:lvlJc w:val="left"/>
      <w:pPr>
        <w:tabs>
          <w:tab w:val="num" w:pos="5040"/>
        </w:tabs>
        <w:ind w:left="5040" w:hanging="360"/>
      </w:pPr>
      <w:rPr>
        <w:rFonts w:hint="default" w:ascii="Arial" w:hAnsi="Arial"/>
      </w:rPr>
    </w:lvl>
    <w:lvl w:ilvl="7" w:tplc="34644914" w:tentative="1">
      <w:start w:val="1"/>
      <w:numFmt w:val="bullet"/>
      <w:lvlText w:val="•"/>
      <w:lvlJc w:val="left"/>
      <w:pPr>
        <w:tabs>
          <w:tab w:val="num" w:pos="5760"/>
        </w:tabs>
        <w:ind w:left="5760" w:hanging="360"/>
      </w:pPr>
      <w:rPr>
        <w:rFonts w:hint="default" w:ascii="Arial" w:hAnsi="Arial"/>
      </w:rPr>
    </w:lvl>
    <w:lvl w:ilvl="8" w:tplc="D0A02884"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5F8E223E"/>
    <w:multiLevelType w:val="hybridMultilevel"/>
    <w:tmpl w:val="BB2C225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7" w15:restartNumberingAfterBreak="0">
    <w:nsid w:val="642D68C1"/>
    <w:multiLevelType w:val="multilevel"/>
    <w:tmpl w:val="FF0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255C08"/>
    <w:multiLevelType w:val="hybridMultilevel"/>
    <w:tmpl w:val="B404A840"/>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9" w15:restartNumberingAfterBreak="0">
    <w:nsid w:val="6EC36EC5"/>
    <w:multiLevelType w:val="hybridMultilevel"/>
    <w:tmpl w:val="31F2845C"/>
    <w:lvl w:ilvl="0" w:tplc="39EA36BA">
      <w:start w:val="1"/>
      <w:numFmt w:val="bullet"/>
      <w:pStyle w:val="Statement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0" w15:restartNumberingAfterBreak="0">
    <w:nsid w:val="6FA02447"/>
    <w:multiLevelType w:val="hybridMultilevel"/>
    <w:tmpl w:val="05C0E2F4"/>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1" w15:restartNumberingAfterBreak="0">
    <w:nsid w:val="72103259"/>
    <w:multiLevelType w:val="hybridMultilevel"/>
    <w:tmpl w:val="09CA0506"/>
    <w:lvl w:ilvl="0" w:tplc="F4F4BE1E">
      <w:start w:val="3"/>
      <w:numFmt w:val="bullet"/>
      <w:lvlText w:val="-"/>
      <w:lvlJc w:val="left"/>
      <w:pPr>
        <w:ind w:left="720" w:hanging="360"/>
      </w:pPr>
      <w:rPr>
        <w:rFonts w:hint="default" w:ascii="Arial Nova" w:hAnsi="Arial Nova"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2" w15:restartNumberingAfterBreak="0">
    <w:nsid w:val="73526A96"/>
    <w:multiLevelType w:val="hybridMultilevel"/>
    <w:tmpl w:val="7C4ABFB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3" w15:restartNumberingAfterBreak="0">
    <w:nsid w:val="744B38D3"/>
    <w:multiLevelType w:val="hybridMultilevel"/>
    <w:tmpl w:val="848EE168"/>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4" w15:restartNumberingAfterBreak="0">
    <w:nsid w:val="77FA7B90"/>
    <w:multiLevelType w:val="hybridMultilevel"/>
    <w:tmpl w:val="4968941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5" w15:restartNumberingAfterBreak="0">
    <w:nsid w:val="7CA92E1D"/>
    <w:multiLevelType w:val="multilevel"/>
    <w:tmpl w:val="829C3E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F02A9"/>
    <w:multiLevelType w:val="multilevel"/>
    <w:tmpl w:val="65FC0E34"/>
    <w:styleLink w:val="CaptionTableList"/>
    <w:lvl w:ilvl="0">
      <w:start w:val="1"/>
      <w:numFmt w:val="decimal"/>
      <w:lvlText w:val="Table %1"/>
      <w:lvlJc w:val="left"/>
      <w:pPr>
        <w:ind w:left="992" w:hanging="99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07565063">
    <w:abstractNumId w:val="7"/>
  </w:num>
  <w:num w:numId="2" w16cid:durableId="893085246">
    <w:abstractNumId w:val="39"/>
  </w:num>
  <w:num w:numId="3" w16cid:durableId="451747811">
    <w:abstractNumId w:val="28"/>
  </w:num>
  <w:num w:numId="4" w16cid:durableId="1989283837">
    <w:abstractNumId w:val="19"/>
  </w:num>
  <w:num w:numId="5" w16cid:durableId="462307123">
    <w:abstractNumId w:val="22"/>
  </w:num>
  <w:num w:numId="6" w16cid:durableId="1373768381">
    <w:abstractNumId w:val="21"/>
  </w:num>
  <w:num w:numId="7" w16cid:durableId="529688925">
    <w:abstractNumId w:val="18"/>
  </w:num>
  <w:num w:numId="8" w16cid:durableId="1555390528">
    <w:abstractNumId w:val="6"/>
  </w:num>
  <w:num w:numId="9" w16cid:durableId="1124351414">
    <w:abstractNumId w:val="5"/>
  </w:num>
  <w:num w:numId="10" w16cid:durableId="792480906">
    <w:abstractNumId w:val="26"/>
  </w:num>
  <w:num w:numId="11" w16cid:durableId="465440838">
    <w:abstractNumId w:val="20"/>
  </w:num>
  <w:num w:numId="12" w16cid:durableId="2140686006">
    <w:abstractNumId w:val="46"/>
  </w:num>
  <w:num w:numId="13" w16cid:durableId="1781411521">
    <w:abstractNumId w:val="34"/>
  </w:num>
  <w:num w:numId="14" w16cid:durableId="1560899275">
    <w:abstractNumId w:val="1"/>
  </w:num>
  <w:num w:numId="15" w16cid:durableId="745030765">
    <w:abstractNumId w:val="8"/>
  </w:num>
  <w:num w:numId="16" w16cid:durableId="1336033708">
    <w:abstractNumId w:val="11"/>
  </w:num>
  <w:num w:numId="17" w16cid:durableId="536044600">
    <w:abstractNumId w:val="23"/>
  </w:num>
  <w:num w:numId="18" w16cid:durableId="2087066792">
    <w:abstractNumId w:val="31"/>
  </w:num>
  <w:num w:numId="19" w16cid:durableId="96487550">
    <w:abstractNumId w:val="29"/>
  </w:num>
  <w:num w:numId="20" w16cid:durableId="1367561865">
    <w:abstractNumId w:val="32"/>
  </w:num>
  <w:num w:numId="21" w16cid:durableId="253394604">
    <w:abstractNumId w:val="25"/>
  </w:num>
  <w:num w:numId="22" w16cid:durableId="1478952740">
    <w:abstractNumId w:val="14"/>
  </w:num>
  <w:num w:numId="23" w16cid:durableId="263391016">
    <w:abstractNumId w:val="24"/>
  </w:num>
  <w:num w:numId="24" w16cid:durableId="684601032">
    <w:abstractNumId w:val="17"/>
  </w:num>
  <w:num w:numId="25" w16cid:durableId="1987585026">
    <w:abstractNumId w:val="2"/>
  </w:num>
  <w:num w:numId="26" w16cid:durableId="203713731">
    <w:abstractNumId w:val="4"/>
  </w:num>
  <w:num w:numId="27" w16cid:durableId="1180435043">
    <w:abstractNumId w:val="44"/>
  </w:num>
  <w:num w:numId="28" w16cid:durableId="1158425974">
    <w:abstractNumId w:val="9"/>
  </w:num>
  <w:num w:numId="29" w16cid:durableId="1112363219">
    <w:abstractNumId w:val="26"/>
  </w:num>
  <w:num w:numId="30" w16cid:durableId="1703629132">
    <w:abstractNumId w:val="26"/>
  </w:num>
  <w:num w:numId="31" w16cid:durableId="302856181">
    <w:abstractNumId w:val="26"/>
  </w:num>
  <w:num w:numId="32" w16cid:durableId="1667858020">
    <w:abstractNumId w:val="26"/>
  </w:num>
  <w:num w:numId="33" w16cid:durableId="592475622">
    <w:abstractNumId w:val="26"/>
  </w:num>
  <w:num w:numId="34" w16cid:durableId="1213081233">
    <w:abstractNumId w:val="38"/>
  </w:num>
  <w:num w:numId="35" w16cid:durableId="1264144534">
    <w:abstractNumId w:val="33"/>
  </w:num>
  <w:num w:numId="36" w16cid:durableId="1285237477">
    <w:abstractNumId w:val="15"/>
  </w:num>
  <w:num w:numId="37" w16cid:durableId="1062872874">
    <w:abstractNumId w:val="27"/>
  </w:num>
  <w:num w:numId="38" w16cid:durableId="856623574">
    <w:abstractNumId w:val="3"/>
  </w:num>
  <w:num w:numId="39" w16cid:durableId="452485782">
    <w:abstractNumId w:val="37"/>
  </w:num>
  <w:num w:numId="40" w16cid:durableId="1805846644">
    <w:abstractNumId w:val="30"/>
  </w:num>
  <w:num w:numId="41" w16cid:durableId="53938974">
    <w:abstractNumId w:val="43"/>
  </w:num>
  <w:num w:numId="42" w16cid:durableId="672295167">
    <w:abstractNumId w:val="40"/>
  </w:num>
  <w:num w:numId="43" w16cid:durableId="1236402292">
    <w:abstractNumId w:val="16"/>
  </w:num>
  <w:num w:numId="44" w16cid:durableId="187988484">
    <w:abstractNumId w:val="45"/>
  </w:num>
  <w:num w:numId="45" w16cid:durableId="765157225">
    <w:abstractNumId w:val="13"/>
  </w:num>
  <w:num w:numId="46" w16cid:durableId="1999573123">
    <w:abstractNumId w:val="36"/>
  </w:num>
  <w:num w:numId="47" w16cid:durableId="691230115">
    <w:abstractNumId w:val="42"/>
  </w:num>
  <w:num w:numId="48" w16cid:durableId="3611335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67983333">
    <w:abstractNumId w:val="41"/>
  </w:num>
  <w:num w:numId="50" w16cid:durableId="1239318409">
    <w:abstractNumId w:val="26"/>
  </w:num>
  <w:num w:numId="51" w16cid:durableId="2106462945">
    <w:abstractNumId w:val="19"/>
  </w:num>
  <w:num w:numId="52" w16cid:durableId="1818450785">
    <w:abstractNumId w:val="12"/>
  </w:num>
  <w:num w:numId="53" w16cid:durableId="1586107336">
    <w:abstractNumId w:val="10"/>
  </w:num>
  <w:num w:numId="54" w16cid:durableId="391319655">
    <w:abstractNumId w:val="0"/>
  </w:num>
  <w:num w:numId="55" w16cid:durableId="2047100275">
    <w:abstractNumId w:val="3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e Ryan">
    <w15:presenceInfo w15:providerId="AD" w15:userId="S::Kate.Ryan@aemo.com.au::2bceac97-016f-4f04-a5a9-0e29257d8fc0"/>
  </w15:person>
  <w15:person w15:author="Toby Price">
    <w15:presenceInfo w15:providerId="None" w15:userId="Toby Pric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0B"/>
    <w:rsid w:val="000002AE"/>
    <w:rsid w:val="00000370"/>
    <w:rsid w:val="0000051B"/>
    <w:rsid w:val="0000173C"/>
    <w:rsid w:val="00001AF6"/>
    <w:rsid w:val="00002A76"/>
    <w:rsid w:val="00003070"/>
    <w:rsid w:val="00003260"/>
    <w:rsid w:val="000036B8"/>
    <w:rsid w:val="00003FCD"/>
    <w:rsid w:val="00004790"/>
    <w:rsid w:val="00004D2D"/>
    <w:rsid w:val="0000546B"/>
    <w:rsid w:val="000063E6"/>
    <w:rsid w:val="00006728"/>
    <w:rsid w:val="00007163"/>
    <w:rsid w:val="000075E5"/>
    <w:rsid w:val="00007760"/>
    <w:rsid w:val="00007EB7"/>
    <w:rsid w:val="0001113F"/>
    <w:rsid w:val="0001172D"/>
    <w:rsid w:val="00011CA4"/>
    <w:rsid w:val="00012193"/>
    <w:rsid w:val="000130C5"/>
    <w:rsid w:val="0001319E"/>
    <w:rsid w:val="00014275"/>
    <w:rsid w:val="0001431E"/>
    <w:rsid w:val="00014788"/>
    <w:rsid w:val="00014FB6"/>
    <w:rsid w:val="00015044"/>
    <w:rsid w:val="00015656"/>
    <w:rsid w:val="00016AB3"/>
    <w:rsid w:val="00016C01"/>
    <w:rsid w:val="00016F37"/>
    <w:rsid w:val="00017012"/>
    <w:rsid w:val="00017764"/>
    <w:rsid w:val="00017D45"/>
    <w:rsid w:val="00017E67"/>
    <w:rsid w:val="000200DF"/>
    <w:rsid w:val="000205A6"/>
    <w:rsid w:val="000206DE"/>
    <w:rsid w:val="000207F9"/>
    <w:rsid w:val="00020DF1"/>
    <w:rsid w:val="00021681"/>
    <w:rsid w:val="00021F97"/>
    <w:rsid w:val="00022AE6"/>
    <w:rsid w:val="000245EB"/>
    <w:rsid w:val="00024A15"/>
    <w:rsid w:val="00026390"/>
    <w:rsid w:val="00026459"/>
    <w:rsid w:val="00026722"/>
    <w:rsid w:val="0002738F"/>
    <w:rsid w:val="00027DA3"/>
    <w:rsid w:val="00030585"/>
    <w:rsid w:val="00030858"/>
    <w:rsid w:val="00030D44"/>
    <w:rsid w:val="00030DF6"/>
    <w:rsid w:val="00030FA0"/>
    <w:rsid w:val="000317FC"/>
    <w:rsid w:val="00031848"/>
    <w:rsid w:val="00031A20"/>
    <w:rsid w:val="00031BDA"/>
    <w:rsid w:val="00032558"/>
    <w:rsid w:val="000326AE"/>
    <w:rsid w:val="000329A4"/>
    <w:rsid w:val="00032B5B"/>
    <w:rsid w:val="00032CCC"/>
    <w:rsid w:val="00033DD5"/>
    <w:rsid w:val="000341D6"/>
    <w:rsid w:val="0003439D"/>
    <w:rsid w:val="000344AE"/>
    <w:rsid w:val="0003494F"/>
    <w:rsid w:val="00034952"/>
    <w:rsid w:val="00036E42"/>
    <w:rsid w:val="00036FC2"/>
    <w:rsid w:val="000371F6"/>
    <w:rsid w:val="000400DC"/>
    <w:rsid w:val="00040208"/>
    <w:rsid w:val="000407D8"/>
    <w:rsid w:val="000407E8"/>
    <w:rsid w:val="0004140D"/>
    <w:rsid w:val="00041878"/>
    <w:rsid w:val="00041A35"/>
    <w:rsid w:val="00042158"/>
    <w:rsid w:val="0004219E"/>
    <w:rsid w:val="00043456"/>
    <w:rsid w:val="00043636"/>
    <w:rsid w:val="000436F3"/>
    <w:rsid w:val="00043B96"/>
    <w:rsid w:val="00044020"/>
    <w:rsid w:val="00044031"/>
    <w:rsid w:val="000447BD"/>
    <w:rsid w:val="00044AAF"/>
    <w:rsid w:val="00044C5F"/>
    <w:rsid w:val="00044C6A"/>
    <w:rsid w:val="00045096"/>
    <w:rsid w:val="00046574"/>
    <w:rsid w:val="00046B20"/>
    <w:rsid w:val="000474E2"/>
    <w:rsid w:val="00047CB8"/>
    <w:rsid w:val="000503F4"/>
    <w:rsid w:val="000504F3"/>
    <w:rsid w:val="0005170C"/>
    <w:rsid w:val="00052856"/>
    <w:rsid w:val="00052C4A"/>
    <w:rsid w:val="00052EF5"/>
    <w:rsid w:val="00053491"/>
    <w:rsid w:val="0005397E"/>
    <w:rsid w:val="0005431A"/>
    <w:rsid w:val="0005440F"/>
    <w:rsid w:val="00055227"/>
    <w:rsid w:val="000557DE"/>
    <w:rsid w:val="00055D34"/>
    <w:rsid w:val="00055EFB"/>
    <w:rsid w:val="00056414"/>
    <w:rsid w:val="00056A8A"/>
    <w:rsid w:val="00056F98"/>
    <w:rsid w:val="00057B87"/>
    <w:rsid w:val="0006017B"/>
    <w:rsid w:val="000601AD"/>
    <w:rsid w:val="000603AA"/>
    <w:rsid w:val="00060B6B"/>
    <w:rsid w:val="0006100E"/>
    <w:rsid w:val="0006123C"/>
    <w:rsid w:val="000620C8"/>
    <w:rsid w:val="0006264F"/>
    <w:rsid w:val="00062D9B"/>
    <w:rsid w:val="00063008"/>
    <w:rsid w:val="0006307E"/>
    <w:rsid w:val="0006436E"/>
    <w:rsid w:val="00065130"/>
    <w:rsid w:val="00066B4C"/>
    <w:rsid w:val="000672B7"/>
    <w:rsid w:val="000674C0"/>
    <w:rsid w:val="000705BD"/>
    <w:rsid w:val="000711F7"/>
    <w:rsid w:val="00071536"/>
    <w:rsid w:val="00072209"/>
    <w:rsid w:val="000729AB"/>
    <w:rsid w:val="00072FE3"/>
    <w:rsid w:val="000739F4"/>
    <w:rsid w:val="00073C65"/>
    <w:rsid w:val="00074BBA"/>
    <w:rsid w:val="00074FB8"/>
    <w:rsid w:val="0007516B"/>
    <w:rsid w:val="0007579F"/>
    <w:rsid w:val="0007580D"/>
    <w:rsid w:val="00075A26"/>
    <w:rsid w:val="00075A79"/>
    <w:rsid w:val="0007657D"/>
    <w:rsid w:val="00076E86"/>
    <w:rsid w:val="000777DC"/>
    <w:rsid w:val="0007794C"/>
    <w:rsid w:val="00077BB9"/>
    <w:rsid w:val="00080690"/>
    <w:rsid w:val="00080B3D"/>
    <w:rsid w:val="00081570"/>
    <w:rsid w:val="0008166A"/>
    <w:rsid w:val="000817BC"/>
    <w:rsid w:val="00081923"/>
    <w:rsid w:val="000820AE"/>
    <w:rsid w:val="000829E8"/>
    <w:rsid w:val="00083136"/>
    <w:rsid w:val="000831A9"/>
    <w:rsid w:val="000833C0"/>
    <w:rsid w:val="00083723"/>
    <w:rsid w:val="00083909"/>
    <w:rsid w:val="00084536"/>
    <w:rsid w:val="00084EBF"/>
    <w:rsid w:val="00084FA5"/>
    <w:rsid w:val="0008523F"/>
    <w:rsid w:val="000860FA"/>
    <w:rsid w:val="000864E1"/>
    <w:rsid w:val="00086E4D"/>
    <w:rsid w:val="00086FD5"/>
    <w:rsid w:val="00087093"/>
    <w:rsid w:val="00087366"/>
    <w:rsid w:val="000873BC"/>
    <w:rsid w:val="00087571"/>
    <w:rsid w:val="000906A4"/>
    <w:rsid w:val="000913D0"/>
    <w:rsid w:val="00091849"/>
    <w:rsid w:val="00091850"/>
    <w:rsid w:val="00091D3B"/>
    <w:rsid w:val="00091E54"/>
    <w:rsid w:val="000927B3"/>
    <w:rsid w:val="000928D5"/>
    <w:rsid w:val="00092990"/>
    <w:rsid w:val="00092F81"/>
    <w:rsid w:val="00092F95"/>
    <w:rsid w:val="00093204"/>
    <w:rsid w:val="0009420F"/>
    <w:rsid w:val="00094275"/>
    <w:rsid w:val="000947E8"/>
    <w:rsid w:val="00094BBB"/>
    <w:rsid w:val="0009571C"/>
    <w:rsid w:val="00095CC2"/>
    <w:rsid w:val="0009626B"/>
    <w:rsid w:val="000965BF"/>
    <w:rsid w:val="00096AE2"/>
    <w:rsid w:val="00096BCB"/>
    <w:rsid w:val="00096D85"/>
    <w:rsid w:val="00096F44"/>
    <w:rsid w:val="000974B5"/>
    <w:rsid w:val="00097CC1"/>
    <w:rsid w:val="00097F02"/>
    <w:rsid w:val="000A0108"/>
    <w:rsid w:val="000A0D7A"/>
    <w:rsid w:val="000A121E"/>
    <w:rsid w:val="000A13B9"/>
    <w:rsid w:val="000A2123"/>
    <w:rsid w:val="000A27EC"/>
    <w:rsid w:val="000A2B83"/>
    <w:rsid w:val="000A3747"/>
    <w:rsid w:val="000A42BD"/>
    <w:rsid w:val="000A4BE0"/>
    <w:rsid w:val="000A5A2C"/>
    <w:rsid w:val="000A5F3E"/>
    <w:rsid w:val="000A661B"/>
    <w:rsid w:val="000A66CE"/>
    <w:rsid w:val="000A7955"/>
    <w:rsid w:val="000B0B11"/>
    <w:rsid w:val="000B1560"/>
    <w:rsid w:val="000B2216"/>
    <w:rsid w:val="000B33A5"/>
    <w:rsid w:val="000B3AA0"/>
    <w:rsid w:val="000B4451"/>
    <w:rsid w:val="000B45E9"/>
    <w:rsid w:val="000B56F6"/>
    <w:rsid w:val="000B61CD"/>
    <w:rsid w:val="000B6633"/>
    <w:rsid w:val="000B68A8"/>
    <w:rsid w:val="000B6DD8"/>
    <w:rsid w:val="000B722A"/>
    <w:rsid w:val="000B7387"/>
    <w:rsid w:val="000B7B61"/>
    <w:rsid w:val="000B7BB2"/>
    <w:rsid w:val="000C0504"/>
    <w:rsid w:val="000C08A1"/>
    <w:rsid w:val="000C0AD4"/>
    <w:rsid w:val="000C0FB5"/>
    <w:rsid w:val="000C1146"/>
    <w:rsid w:val="000C16FF"/>
    <w:rsid w:val="000C1702"/>
    <w:rsid w:val="000C1B4D"/>
    <w:rsid w:val="000C244B"/>
    <w:rsid w:val="000C28B7"/>
    <w:rsid w:val="000C2945"/>
    <w:rsid w:val="000C2A52"/>
    <w:rsid w:val="000C2FBA"/>
    <w:rsid w:val="000C4871"/>
    <w:rsid w:val="000C4936"/>
    <w:rsid w:val="000C4CE8"/>
    <w:rsid w:val="000C4EF3"/>
    <w:rsid w:val="000C5018"/>
    <w:rsid w:val="000C6447"/>
    <w:rsid w:val="000C699C"/>
    <w:rsid w:val="000C6B0C"/>
    <w:rsid w:val="000C6BA2"/>
    <w:rsid w:val="000C6F2A"/>
    <w:rsid w:val="000C7171"/>
    <w:rsid w:val="000C7A55"/>
    <w:rsid w:val="000C7BFA"/>
    <w:rsid w:val="000D0DA7"/>
    <w:rsid w:val="000D0ED7"/>
    <w:rsid w:val="000D2589"/>
    <w:rsid w:val="000D4009"/>
    <w:rsid w:val="000D41E8"/>
    <w:rsid w:val="000D426A"/>
    <w:rsid w:val="000D445B"/>
    <w:rsid w:val="000D5886"/>
    <w:rsid w:val="000D5E0B"/>
    <w:rsid w:val="000D5ED3"/>
    <w:rsid w:val="000D604B"/>
    <w:rsid w:val="000D67F5"/>
    <w:rsid w:val="000D6B78"/>
    <w:rsid w:val="000D6D73"/>
    <w:rsid w:val="000D6DF4"/>
    <w:rsid w:val="000D6E3A"/>
    <w:rsid w:val="000D715A"/>
    <w:rsid w:val="000D71E2"/>
    <w:rsid w:val="000D77A3"/>
    <w:rsid w:val="000E0024"/>
    <w:rsid w:val="000E003A"/>
    <w:rsid w:val="000E162C"/>
    <w:rsid w:val="000E16AF"/>
    <w:rsid w:val="000E3531"/>
    <w:rsid w:val="000E528E"/>
    <w:rsid w:val="000E569D"/>
    <w:rsid w:val="000E5D7C"/>
    <w:rsid w:val="000E65EF"/>
    <w:rsid w:val="000E7017"/>
    <w:rsid w:val="000E750B"/>
    <w:rsid w:val="000E7A9A"/>
    <w:rsid w:val="000E7F46"/>
    <w:rsid w:val="000F0875"/>
    <w:rsid w:val="000F0ED4"/>
    <w:rsid w:val="000F1847"/>
    <w:rsid w:val="000F18AC"/>
    <w:rsid w:val="000F1C1F"/>
    <w:rsid w:val="000F2AB4"/>
    <w:rsid w:val="000F2B9A"/>
    <w:rsid w:val="000F2F5C"/>
    <w:rsid w:val="000F34D9"/>
    <w:rsid w:val="000F39FF"/>
    <w:rsid w:val="000F3E0D"/>
    <w:rsid w:val="000F4265"/>
    <w:rsid w:val="000F44E2"/>
    <w:rsid w:val="000F4605"/>
    <w:rsid w:val="000F4ABF"/>
    <w:rsid w:val="000F550A"/>
    <w:rsid w:val="000F5851"/>
    <w:rsid w:val="000F5A1E"/>
    <w:rsid w:val="000F5CD3"/>
    <w:rsid w:val="000F6231"/>
    <w:rsid w:val="000F6833"/>
    <w:rsid w:val="000F6864"/>
    <w:rsid w:val="000F6A00"/>
    <w:rsid w:val="000F7400"/>
    <w:rsid w:val="000F7663"/>
    <w:rsid w:val="00100395"/>
    <w:rsid w:val="001008D0"/>
    <w:rsid w:val="00100ED2"/>
    <w:rsid w:val="00101080"/>
    <w:rsid w:val="0010167A"/>
    <w:rsid w:val="00101C5F"/>
    <w:rsid w:val="00102059"/>
    <w:rsid w:val="001024F3"/>
    <w:rsid w:val="00102FA2"/>
    <w:rsid w:val="0010301E"/>
    <w:rsid w:val="001030D4"/>
    <w:rsid w:val="00103174"/>
    <w:rsid w:val="00103318"/>
    <w:rsid w:val="00103837"/>
    <w:rsid w:val="00103D4F"/>
    <w:rsid w:val="0010498B"/>
    <w:rsid w:val="0010650E"/>
    <w:rsid w:val="001066BD"/>
    <w:rsid w:val="00106ED3"/>
    <w:rsid w:val="00106F94"/>
    <w:rsid w:val="00106FD3"/>
    <w:rsid w:val="001071CD"/>
    <w:rsid w:val="001071E1"/>
    <w:rsid w:val="00107405"/>
    <w:rsid w:val="0010755F"/>
    <w:rsid w:val="0010787B"/>
    <w:rsid w:val="00110659"/>
    <w:rsid w:val="001110F4"/>
    <w:rsid w:val="0011132C"/>
    <w:rsid w:val="0011153D"/>
    <w:rsid w:val="00111B2C"/>
    <w:rsid w:val="00111F09"/>
    <w:rsid w:val="0011230F"/>
    <w:rsid w:val="00112682"/>
    <w:rsid w:val="001137C6"/>
    <w:rsid w:val="00113B21"/>
    <w:rsid w:val="00113E91"/>
    <w:rsid w:val="00114423"/>
    <w:rsid w:val="001146D7"/>
    <w:rsid w:val="001149F1"/>
    <w:rsid w:val="001149FE"/>
    <w:rsid w:val="00114EB0"/>
    <w:rsid w:val="00114FAD"/>
    <w:rsid w:val="001153C6"/>
    <w:rsid w:val="001154A3"/>
    <w:rsid w:val="00115BD9"/>
    <w:rsid w:val="0011656F"/>
    <w:rsid w:val="00117299"/>
    <w:rsid w:val="0012052E"/>
    <w:rsid w:val="00120CAB"/>
    <w:rsid w:val="0012138F"/>
    <w:rsid w:val="00121ABE"/>
    <w:rsid w:val="00124764"/>
    <w:rsid w:val="00125BE7"/>
    <w:rsid w:val="001260BC"/>
    <w:rsid w:val="00126959"/>
    <w:rsid w:val="0012756A"/>
    <w:rsid w:val="00127FE1"/>
    <w:rsid w:val="00130027"/>
    <w:rsid w:val="001302E4"/>
    <w:rsid w:val="001304E5"/>
    <w:rsid w:val="00130518"/>
    <w:rsid w:val="00131632"/>
    <w:rsid w:val="00131C58"/>
    <w:rsid w:val="00131E10"/>
    <w:rsid w:val="00132786"/>
    <w:rsid w:val="00132AE8"/>
    <w:rsid w:val="00133931"/>
    <w:rsid w:val="00133C6C"/>
    <w:rsid w:val="00133CC2"/>
    <w:rsid w:val="00133CCD"/>
    <w:rsid w:val="0013416C"/>
    <w:rsid w:val="001343E1"/>
    <w:rsid w:val="00134A1F"/>
    <w:rsid w:val="0013537D"/>
    <w:rsid w:val="00135714"/>
    <w:rsid w:val="00135D39"/>
    <w:rsid w:val="00135FF9"/>
    <w:rsid w:val="001360D1"/>
    <w:rsid w:val="00136C90"/>
    <w:rsid w:val="00136CAA"/>
    <w:rsid w:val="001372A1"/>
    <w:rsid w:val="001372F9"/>
    <w:rsid w:val="00137582"/>
    <w:rsid w:val="00137684"/>
    <w:rsid w:val="00137C19"/>
    <w:rsid w:val="00137DFD"/>
    <w:rsid w:val="001404A3"/>
    <w:rsid w:val="0014050D"/>
    <w:rsid w:val="00140E41"/>
    <w:rsid w:val="00140F0F"/>
    <w:rsid w:val="00140F4F"/>
    <w:rsid w:val="0014100F"/>
    <w:rsid w:val="00141031"/>
    <w:rsid w:val="0014185B"/>
    <w:rsid w:val="00141FD0"/>
    <w:rsid w:val="00142865"/>
    <w:rsid w:val="00143B0D"/>
    <w:rsid w:val="0014406B"/>
    <w:rsid w:val="001440CA"/>
    <w:rsid w:val="001444E0"/>
    <w:rsid w:val="001448F6"/>
    <w:rsid w:val="00144DE0"/>
    <w:rsid w:val="00145069"/>
    <w:rsid w:val="001450A2"/>
    <w:rsid w:val="0014528E"/>
    <w:rsid w:val="00145C57"/>
    <w:rsid w:val="001460BB"/>
    <w:rsid w:val="00146307"/>
    <w:rsid w:val="001467B1"/>
    <w:rsid w:val="001474F5"/>
    <w:rsid w:val="00147533"/>
    <w:rsid w:val="00147873"/>
    <w:rsid w:val="00150037"/>
    <w:rsid w:val="00150CDB"/>
    <w:rsid w:val="00151AC1"/>
    <w:rsid w:val="00152D09"/>
    <w:rsid w:val="00152D3B"/>
    <w:rsid w:val="00153CBE"/>
    <w:rsid w:val="001544E7"/>
    <w:rsid w:val="001546ED"/>
    <w:rsid w:val="00154703"/>
    <w:rsid w:val="0015483E"/>
    <w:rsid w:val="00154E92"/>
    <w:rsid w:val="00154FD2"/>
    <w:rsid w:val="00155372"/>
    <w:rsid w:val="00155F9F"/>
    <w:rsid w:val="00156D44"/>
    <w:rsid w:val="00157192"/>
    <w:rsid w:val="001572A9"/>
    <w:rsid w:val="00157B45"/>
    <w:rsid w:val="0016034F"/>
    <w:rsid w:val="001605B3"/>
    <w:rsid w:val="00160AB8"/>
    <w:rsid w:val="00160F0E"/>
    <w:rsid w:val="00162C26"/>
    <w:rsid w:val="00163005"/>
    <w:rsid w:val="0016388E"/>
    <w:rsid w:val="001638AE"/>
    <w:rsid w:val="001639DC"/>
    <w:rsid w:val="00163DDF"/>
    <w:rsid w:val="00165C01"/>
    <w:rsid w:val="00165C06"/>
    <w:rsid w:val="00165C80"/>
    <w:rsid w:val="00165E14"/>
    <w:rsid w:val="001664C6"/>
    <w:rsid w:val="001668BC"/>
    <w:rsid w:val="001672C8"/>
    <w:rsid w:val="00167429"/>
    <w:rsid w:val="00167F3F"/>
    <w:rsid w:val="001701BA"/>
    <w:rsid w:val="00170C5E"/>
    <w:rsid w:val="00171112"/>
    <w:rsid w:val="001711F4"/>
    <w:rsid w:val="00171D8D"/>
    <w:rsid w:val="001723FD"/>
    <w:rsid w:val="001725D2"/>
    <w:rsid w:val="00172B79"/>
    <w:rsid w:val="001730ED"/>
    <w:rsid w:val="00174141"/>
    <w:rsid w:val="0017468F"/>
    <w:rsid w:val="0017490E"/>
    <w:rsid w:val="00174D11"/>
    <w:rsid w:val="0017519D"/>
    <w:rsid w:val="00175299"/>
    <w:rsid w:val="00176257"/>
    <w:rsid w:val="00176A6B"/>
    <w:rsid w:val="0017715E"/>
    <w:rsid w:val="00177450"/>
    <w:rsid w:val="00177A6B"/>
    <w:rsid w:val="00177BD1"/>
    <w:rsid w:val="00177E00"/>
    <w:rsid w:val="00180827"/>
    <w:rsid w:val="0018108E"/>
    <w:rsid w:val="00181BFA"/>
    <w:rsid w:val="00182A82"/>
    <w:rsid w:val="00182D71"/>
    <w:rsid w:val="00182F6D"/>
    <w:rsid w:val="00184807"/>
    <w:rsid w:val="00184A9D"/>
    <w:rsid w:val="00184DB1"/>
    <w:rsid w:val="00185009"/>
    <w:rsid w:val="0018590B"/>
    <w:rsid w:val="00186191"/>
    <w:rsid w:val="001862FF"/>
    <w:rsid w:val="00186B2C"/>
    <w:rsid w:val="00186B6F"/>
    <w:rsid w:val="00186C37"/>
    <w:rsid w:val="00187237"/>
    <w:rsid w:val="001872DB"/>
    <w:rsid w:val="00187353"/>
    <w:rsid w:val="00187918"/>
    <w:rsid w:val="001900F3"/>
    <w:rsid w:val="001901FF"/>
    <w:rsid w:val="001916D7"/>
    <w:rsid w:val="0019259F"/>
    <w:rsid w:val="00192A8A"/>
    <w:rsid w:val="00192DF4"/>
    <w:rsid w:val="0019386E"/>
    <w:rsid w:val="00194696"/>
    <w:rsid w:val="001947C4"/>
    <w:rsid w:val="00194994"/>
    <w:rsid w:val="0019545D"/>
    <w:rsid w:val="00196312"/>
    <w:rsid w:val="00197591"/>
    <w:rsid w:val="001A040F"/>
    <w:rsid w:val="001A0889"/>
    <w:rsid w:val="001A19D7"/>
    <w:rsid w:val="001A19F6"/>
    <w:rsid w:val="001A1A20"/>
    <w:rsid w:val="001A1AD5"/>
    <w:rsid w:val="001A1F56"/>
    <w:rsid w:val="001A278F"/>
    <w:rsid w:val="001A2978"/>
    <w:rsid w:val="001A2F91"/>
    <w:rsid w:val="001A3AFA"/>
    <w:rsid w:val="001A3C5F"/>
    <w:rsid w:val="001A3E10"/>
    <w:rsid w:val="001A44C5"/>
    <w:rsid w:val="001A4619"/>
    <w:rsid w:val="001A49D8"/>
    <w:rsid w:val="001A4B2F"/>
    <w:rsid w:val="001A6151"/>
    <w:rsid w:val="001A6DAC"/>
    <w:rsid w:val="001A6E03"/>
    <w:rsid w:val="001B06B3"/>
    <w:rsid w:val="001B0FDF"/>
    <w:rsid w:val="001B2457"/>
    <w:rsid w:val="001B2F99"/>
    <w:rsid w:val="001B4517"/>
    <w:rsid w:val="001B4D1B"/>
    <w:rsid w:val="001B6107"/>
    <w:rsid w:val="001B63CD"/>
    <w:rsid w:val="001B6598"/>
    <w:rsid w:val="001B67A5"/>
    <w:rsid w:val="001B6E33"/>
    <w:rsid w:val="001B72E9"/>
    <w:rsid w:val="001B77F2"/>
    <w:rsid w:val="001C0237"/>
    <w:rsid w:val="001C1C96"/>
    <w:rsid w:val="001C2853"/>
    <w:rsid w:val="001C31AB"/>
    <w:rsid w:val="001C3604"/>
    <w:rsid w:val="001C3823"/>
    <w:rsid w:val="001C3AA8"/>
    <w:rsid w:val="001C4054"/>
    <w:rsid w:val="001C4DEE"/>
    <w:rsid w:val="001C5AD4"/>
    <w:rsid w:val="001C5C6A"/>
    <w:rsid w:val="001C655D"/>
    <w:rsid w:val="001C65CC"/>
    <w:rsid w:val="001C6D72"/>
    <w:rsid w:val="001C6FD8"/>
    <w:rsid w:val="001C71B9"/>
    <w:rsid w:val="001C76C2"/>
    <w:rsid w:val="001D0922"/>
    <w:rsid w:val="001D0BDD"/>
    <w:rsid w:val="001D1E83"/>
    <w:rsid w:val="001D20E6"/>
    <w:rsid w:val="001D2C74"/>
    <w:rsid w:val="001D3F14"/>
    <w:rsid w:val="001D4734"/>
    <w:rsid w:val="001D4CDB"/>
    <w:rsid w:val="001D533F"/>
    <w:rsid w:val="001D5614"/>
    <w:rsid w:val="001D571F"/>
    <w:rsid w:val="001D5C04"/>
    <w:rsid w:val="001D6C9A"/>
    <w:rsid w:val="001D7307"/>
    <w:rsid w:val="001D7C45"/>
    <w:rsid w:val="001D7C93"/>
    <w:rsid w:val="001E0167"/>
    <w:rsid w:val="001E0234"/>
    <w:rsid w:val="001E0F09"/>
    <w:rsid w:val="001E0F38"/>
    <w:rsid w:val="001E0F58"/>
    <w:rsid w:val="001E1478"/>
    <w:rsid w:val="001E194C"/>
    <w:rsid w:val="001E1D67"/>
    <w:rsid w:val="001E1E42"/>
    <w:rsid w:val="001E25FC"/>
    <w:rsid w:val="001E2E75"/>
    <w:rsid w:val="001E37B6"/>
    <w:rsid w:val="001E3D4C"/>
    <w:rsid w:val="001E3FB2"/>
    <w:rsid w:val="001E4467"/>
    <w:rsid w:val="001E4711"/>
    <w:rsid w:val="001E4743"/>
    <w:rsid w:val="001E4929"/>
    <w:rsid w:val="001E4EAB"/>
    <w:rsid w:val="001E510F"/>
    <w:rsid w:val="001E5559"/>
    <w:rsid w:val="001E5725"/>
    <w:rsid w:val="001E6398"/>
    <w:rsid w:val="001E6C53"/>
    <w:rsid w:val="001E6E30"/>
    <w:rsid w:val="001E7745"/>
    <w:rsid w:val="001E77BF"/>
    <w:rsid w:val="001E7C44"/>
    <w:rsid w:val="001E7EBF"/>
    <w:rsid w:val="001F009E"/>
    <w:rsid w:val="001F011A"/>
    <w:rsid w:val="001F06F7"/>
    <w:rsid w:val="001F1011"/>
    <w:rsid w:val="001F1652"/>
    <w:rsid w:val="001F17E9"/>
    <w:rsid w:val="001F1B78"/>
    <w:rsid w:val="001F1F5C"/>
    <w:rsid w:val="001F26CF"/>
    <w:rsid w:val="001F29B2"/>
    <w:rsid w:val="001F2C8E"/>
    <w:rsid w:val="001F4235"/>
    <w:rsid w:val="001F4244"/>
    <w:rsid w:val="001F486F"/>
    <w:rsid w:val="001F5038"/>
    <w:rsid w:val="001F5655"/>
    <w:rsid w:val="001F603A"/>
    <w:rsid w:val="001F6AE0"/>
    <w:rsid w:val="001F7158"/>
    <w:rsid w:val="001F75A3"/>
    <w:rsid w:val="001F7F13"/>
    <w:rsid w:val="001FD894"/>
    <w:rsid w:val="00200DD1"/>
    <w:rsid w:val="00201859"/>
    <w:rsid w:val="00201A54"/>
    <w:rsid w:val="00201E25"/>
    <w:rsid w:val="002020D4"/>
    <w:rsid w:val="0020239F"/>
    <w:rsid w:val="002023D2"/>
    <w:rsid w:val="00202746"/>
    <w:rsid w:val="0020388E"/>
    <w:rsid w:val="002038D2"/>
    <w:rsid w:val="002039AC"/>
    <w:rsid w:val="00203F1F"/>
    <w:rsid w:val="00203FC9"/>
    <w:rsid w:val="00204304"/>
    <w:rsid w:val="002046E8"/>
    <w:rsid w:val="002049B1"/>
    <w:rsid w:val="002056D8"/>
    <w:rsid w:val="00205E3E"/>
    <w:rsid w:val="0020637D"/>
    <w:rsid w:val="0020649A"/>
    <w:rsid w:val="002072DA"/>
    <w:rsid w:val="002076E8"/>
    <w:rsid w:val="00207718"/>
    <w:rsid w:val="00210343"/>
    <w:rsid w:val="00210611"/>
    <w:rsid w:val="00210B55"/>
    <w:rsid w:val="00210CB1"/>
    <w:rsid w:val="00212F88"/>
    <w:rsid w:val="00213976"/>
    <w:rsid w:val="00213F36"/>
    <w:rsid w:val="00213FF4"/>
    <w:rsid w:val="0021431E"/>
    <w:rsid w:val="002147C7"/>
    <w:rsid w:val="00214DF0"/>
    <w:rsid w:val="00215189"/>
    <w:rsid w:val="00215338"/>
    <w:rsid w:val="002170B9"/>
    <w:rsid w:val="00217835"/>
    <w:rsid w:val="00217884"/>
    <w:rsid w:val="002178AD"/>
    <w:rsid w:val="00217F55"/>
    <w:rsid w:val="002206C5"/>
    <w:rsid w:val="00220D0A"/>
    <w:rsid w:val="00220E56"/>
    <w:rsid w:val="002214AC"/>
    <w:rsid w:val="002218D7"/>
    <w:rsid w:val="00222486"/>
    <w:rsid w:val="002224D0"/>
    <w:rsid w:val="00222B08"/>
    <w:rsid w:val="00222D98"/>
    <w:rsid w:val="00222F04"/>
    <w:rsid w:val="00223198"/>
    <w:rsid w:val="00223228"/>
    <w:rsid w:val="00223548"/>
    <w:rsid w:val="00223AD3"/>
    <w:rsid w:val="00223F54"/>
    <w:rsid w:val="002241FD"/>
    <w:rsid w:val="00224DFD"/>
    <w:rsid w:val="0022589C"/>
    <w:rsid w:val="00226E12"/>
    <w:rsid w:val="00226F35"/>
    <w:rsid w:val="00227035"/>
    <w:rsid w:val="002276B0"/>
    <w:rsid w:val="00230BA5"/>
    <w:rsid w:val="0023124B"/>
    <w:rsid w:val="002314BA"/>
    <w:rsid w:val="00231674"/>
    <w:rsid w:val="00231812"/>
    <w:rsid w:val="002318CB"/>
    <w:rsid w:val="00231EB1"/>
    <w:rsid w:val="00231F02"/>
    <w:rsid w:val="00231FD8"/>
    <w:rsid w:val="00233239"/>
    <w:rsid w:val="0023458E"/>
    <w:rsid w:val="00235024"/>
    <w:rsid w:val="00235166"/>
    <w:rsid w:val="00235B97"/>
    <w:rsid w:val="0023614D"/>
    <w:rsid w:val="0023766B"/>
    <w:rsid w:val="00237839"/>
    <w:rsid w:val="00237E81"/>
    <w:rsid w:val="00237FE4"/>
    <w:rsid w:val="0024030E"/>
    <w:rsid w:val="00242053"/>
    <w:rsid w:val="002422B3"/>
    <w:rsid w:val="00242608"/>
    <w:rsid w:val="002436D9"/>
    <w:rsid w:val="002437B1"/>
    <w:rsid w:val="0024396F"/>
    <w:rsid w:val="002447AA"/>
    <w:rsid w:val="00245C65"/>
    <w:rsid w:val="00246319"/>
    <w:rsid w:val="00246580"/>
    <w:rsid w:val="00246ACF"/>
    <w:rsid w:val="00246E59"/>
    <w:rsid w:val="00247297"/>
    <w:rsid w:val="00247761"/>
    <w:rsid w:val="00247B45"/>
    <w:rsid w:val="00247DEC"/>
    <w:rsid w:val="00250167"/>
    <w:rsid w:val="00250ACC"/>
    <w:rsid w:val="0025109E"/>
    <w:rsid w:val="0025114A"/>
    <w:rsid w:val="00251485"/>
    <w:rsid w:val="00251624"/>
    <w:rsid w:val="00251B2C"/>
    <w:rsid w:val="00251BE4"/>
    <w:rsid w:val="00251FCE"/>
    <w:rsid w:val="002524A8"/>
    <w:rsid w:val="002528A0"/>
    <w:rsid w:val="0025328E"/>
    <w:rsid w:val="0025378A"/>
    <w:rsid w:val="00253B0F"/>
    <w:rsid w:val="00253BA0"/>
    <w:rsid w:val="00253BB6"/>
    <w:rsid w:val="00253D0F"/>
    <w:rsid w:val="00253D78"/>
    <w:rsid w:val="00253E3B"/>
    <w:rsid w:val="0025427F"/>
    <w:rsid w:val="00254398"/>
    <w:rsid w:val="002544A7"/>
    <w:rsid w:val="00254DE7"/>
    <w:rsid w:val="00255244"/>
    <w:rsid w:val="00255653"/>
    <w:rsid w:val="00255711"/>
    <w:rsid w:val="00255779"/>
    <w:rsid w:val="00256322"/>
    <w:rsid w:val="00256B31"/>
    <w:rsid w:val="002570DC"/>
    <w:rsid w:val="00257C7B"/>
    <w:rsid w:val="00260B4A"/>
    <w:rsid w:val="0026132A"/>
    <w:rsid w:val="00261342"/>
    <w:rsid w:val="0026217D"/>
    <w:rsid w:val="00262D9C"/>
    <w:rsid w:val="002642C5"/>
    <w:rsid w:val="00264510"/>
    <w:rsid w:val="00264B4F"/>
    <w:rsid w:val="0026529F"/>
    <w:rsid w:val="00265329"/>
    <w:rsid w:val="0026578E"/>
    <w:rsid w:val="002658FD"/>
    <w:rsid w:val="00266E16"/>
    <w:rsid w:val="00266EBA"/>
    <w:rsid w:val="00266F9D"/>
    <w:rsid w:val="00266FED"/>
    <w:rsid w:val="002671D3"/>
    <w:rsid w:val="00267384"/>
    <w:rsid w:val="002675EB"/>
    <w:rsid w:val="00267A3A"/>
    <w:rsid w:val="002701A6"/>
    <w:rsid w:val="00270EDD"/>
    <w:rsid w:val="00271BBD"/>
    <w:rsid w:val="00271F81"/>
    <w:rsid w:val="00273130"/>
    <w:rsid w:val="002733E9"/>
    <w:rsid w:val="002735EA"/>
    <w:rsid w:val="00273B05"/>
    <w:rsid w:val="00275456"/>
    <w:rsid w:val="00275BD7"/>
    <w:rsid w:val="00275E08"/>
    <w:rsid w:val="0027645C"/>
    <w:rsid w:val="00277A0C"/>
    <w:rsid w:val="00280344"/>
    <w:rsid w:val="00280DE2"/>
    <w:rsid w:val="0028154C"/>
    <w:rsid w:val="00281AC4"/>
    <w:rsid w:val="00281AF4"/>
    <w:rsid w:val="002826E4"/>
    <w:rsid w:val="00283C47"/>
    <w:rsid w:val="002840AC"/>
    <w:rsid w:val="00284116"/>
    <w:rsid w:val="00285271"/>
    <w:rsid w:val="0028590B"/>
    <w:rsid w:val="00285E01"/>
    <w:rsid w:val="0028616E"/>
    <w:rsid w:val="00286526"/>
    <w:rsid w:val="002868DB"/>
    <w:rsid w:val="002869FB"/>
    <w:rsid w:val="00286C57"/>
    <w:rsid w:val="00286D66"/>
    <w:rsid w:val="0028762F"/>
    <w:rsid w:val="0028779F"/>
    <w:rsid w:val="002879CA"/>
    <w:rsid w:val="00287C45"/>
    <w:rsid w:val="00290103"/>
    <w:rsid w:val="002901A4"/>
    <w:rsid w:val="00290C83"/>
    <w:rsid w:val="002919CD"/>
    <w:rsid w:val="00291C3D"/>
    <w:rsid w:val="00292480"/>
    <w:rsid w:val="002925C8"/>
    <w:rsid w:val="00292626"/>
    <w:rsid w:val="00292CCF"/>
    <w:rsid w:val="00292E47"/>
    <w:rsid w:val="002933F6"/>
    <w:rsid w:val="0029346F"/>
    <w:rsid w:val="00293C3A"/>
    <w:rsid w:val="0029400F"/>
    <w:rsid w:val="00294554"/>
    <w:rsid w:val="0029458E"/>
    <w:rsid w:val="00294A2A"/>
    <w:rsid w:val="0029582B"/>
    <w:rsid w:val="00295A28"/>
    <w:rsid w:val="002960F8"/>
    <w:rsid w:val="00296513"/>
    <w:rsid w:val="002968A1"/>
    <w:rsid w:val="00296FE6"/>
    <w:rsid w:val="00297250"/>
    <w:rsid w:val="002978FE"/>
    <w:rsid w:val="00297EC2"/>
    <w:rsid w:val="002A0077"/>
    <w:rsid w:val="002A011F"/>
    <w:rsid w:val="002A024C"/>
    <w:rsid w:val="002A04A2"/>
    <w:rsid w:val="002A0C6F"/>
    <w:rsid w:val="002A0E1D"/>
    <w:rsid w:val="002A1589"/>
    <w:rsid w:val="002A1A2B"/>
    <w:rsid w:val="002A1CA9"/>
    <w:rsid w:val="002A24C0"/>
    <w:rsid w:val="002A3002"/>
    <w:rsid w:val="002A3396"/>
    <w:rsid w:val="002A33B3"/>
    <w:rsid w:val="002A3436"/>
    <w:rsid w:val="002A3508"/>
    <w:rsid w:val="002A36AD"/>
    <w:rsid w:val="002A3820"/>
    <w:rsid w:val="002A3D2D"/>
    <w:rsid w:val="002A4946"/>
    <w:rsid w:val="002A54F7"/>
    <w:rsid w:val="002A5AC8"/>
    <w:rsid w:val="002A6A50"/>
    <w:rsid w:val="002A6F00"/>
    <w:rsid w:val="002A6F69"/>
    <w:rsid w:val="002A77A7"/>
    <w:rsid w:val="002A77EF"/>
    <w:rsid w:val="002B0323"/>
    <w:rsid w:val="002B046A"/>
    <w:rsid w:val="002B0548"/>
    <w:rsid w:val="002B13F1"/>
    <w:rsid w:val="002B1656"/>
    <w:rsid w:val="002B1893"/>
    <w:rsid w:val="002B2007"/>
    <w:rsid w:val="002B2C9D"/>
    <w:rsid w:val="002B431E"/>
    <w:rsid w:val="002B4E99"/>
    <w:rsid w:val="002B52CE"/>
    <w:rsid w:val="002B5426"/>
    <w:rsid w:val="002B588E"/>
    <w:rsid w:val="002B5C71"/>
    <w:rsid w:val="002B5DBF"/>
    <w:rsid w:val="002B61E6"/>
    <w:rsid w:val="002B62B8"/>
    <w:rsid w:val="002B68DF"/>
    <w:rsid w:val="002B6EFF"/>
    <w:rsid w:val="002B7368"/>
    <w:rsid w:val="002B73FE"/>
    <w:rsid w:val="002B7432"/>
    <w:rsid w:val="002B7441"/>
    <w:rsid w:val="002C0173"/>
    <w:rsid w:val="002C086B"/>
    <w:rsid w:val="002C0E8F"/>
    <w:rsid w:val="002C1951"/>
    <w:rsid w:val="002C1D50"/>
    <w:rsid w:val="002C1D64"/>
    <w:rsid w:val="002C2593"/>
    <w:rsid w:val="002C269D"/>
    <w:rsid w:val="002C323B"/>
    <w:rsid w:val="002C3D1B"/>
    <w:rsid w:val="002C43B2"/>
    <w:rsid w:val="002C49F2"/>
    <w:rsid w:val="002C4D2D"/>
    <w:rsid w:val="002C555B"/>
    <w:rsid w:val="002C5961"/>
    <w:rsid w:val="002C59F0"/>
    <w:rsid w:val="002C669C"/>
    <w:rsid w:val="002C6765"/>
    <w:rsid w:val="002C70E3"/>
    <w:rsid w:val="002C7273"/>
    <w:rsid w:val="002C7894"/>
    <w:rsid w:val="002C7D1A"/>
    <w:rsid w:val="002D0795"/>
    <w:rsid w:val="002D09F4"/>
    <w:rsid w:val="002D0B69"/>
    <w:rsid w:val="002D0E05"/>
    <w:rsid w:val="002D0FCB"/>
    <w:rsid w:val="002D21F8"/>
    <w:rsid w:val="002D289B"/>
    <w:rsid w:val="002D2ACE"/>
    <w:rsid w:val="002D2FCD"/>
    <w:rsid w:val="002D3A0F"/>
    <w:rsid w:val="002D3AB5"/>
    <w:rsid w:val="002D3B76"/>
    <w:rsid w:val="002D3E8A"/>
    <w:rsid w:val="002D4377"/>
    <w:rsid w:val="002D5163"/>
    <w:rsid w:val="002D55C1"/>
    <w:rsid w:val="002D56FD"/>
    <w:rsid w:val="002D5EB5"/>
    <w:rsid w:val="002D6130"/>
    <w:rsid w:val="002D66BF"/>
    <w:rsid w:val="002D689F"/>
    <w:rsid w:val="002D6942"/>
    <w:rsid w:val="002D6AFD"/>
    <w:rsid w:val="002D6EA0"/>
    <w:rsid w:val="002D7487"/>
    <w:rsid w:val="002E029A"/>
    <w:rsid w:val="002E036E"/>
    <w:rsid w:val="002E0555"/>
    <w:rsid w:val="002E0EEE"/>
    <w:rsid w:val="002E0F9F"/>
    <w:rsid w:val="002E2EA0"/>
    <w:rsid w:val="002E3557"/>
    <w:rsid w:val="002E356E"/>
    <w:rsid w:val="002E39B4"/>
    <w:rsid w:val="002E3CA5"/>
    <w:rsid w:val="002E3CCF"/>
    <w:rsid w:val="002E41D9"/>
    <w:rsid w:val="002E4A65"/>
    <w:rsid w:val="002E4AAE"/>
    <w:rsid w:val="002E4B76"/>
    <w:rsid w:val="002E4DD8"/>
    <w:rsid w:val="002E5558"/>
    <w:rsid w:val="002E6B6D"/>
    <w:rsid w:val="002E730E"/>
    <w:rsid w:val="002E7610"/>
    <w:rsid w:val="002E7DFB"/>
    <w:rsid w:val="002E7EE5"/>
    <w:rsid w:val="002F0CF5"/>
    <w:rsid w:val="002F0D0A"/>
    <w:rsid w:val="002F0F9B"/>
    <w:rsid w:val="002F1617"/>
    <w:rsid w:val="002F1BD3"/>
    <w:rsid w:val="002F1E7E"/>
    <w:rsid w:val="002F2680"/>
    <w:rsid w:val="002F3E2A"/>
    <w:rsid w:val="002F51E2"/>
    <w:rsid w:val="002F52E6"/>
    <w:rsid w:val="002F5FA8"/>
    <w:rsid w:val="002F7457"/>
    <w:rsid w:val="002F7BFE"/>
    <w:rsid w:val="00300565"/>
    <w:rsid w:val="00300614"/>
    <w:rsid w:val="00300DA4"/>
    <w:rsid w:val="00301128"/>
    <w:rsid w:val="0030118B"/>
    <w:rsid w:val="003017EE"/>
    <w:rsid w:val="00301B44"/>
    <w:rsid w:val="00301DFA"/>
    <w:rsid w:val="00302338"/>
    <w:rsid w:val="00302787"/>
    <w:rsid w:val="003028AA"/>
    <w:rsid w:val="00302A03"/>
    <w:rsid w:val="00302FFE"/>
    <w:rsid w:val="003030D3"/>
    <w:rsid w:val="0030389B"/>
    <w:rsid w:val="0030389C"/>
    <w:rsid w:val="00303C99"/>
    <w:rsid w:val="003042C2"/>
    <w:rsid w:val="003043F4"/>
    <w:rsid w:val="00305222"/>
    <w:rsid w:val="0030541C"/>
    <w:rsid w:val="0030575C"/>
    <w:rsid w:val="00305DAC"/>
    <w:rsid w:val="00305DEC"/>
    <w:rsid w:val="0030713D"/>
    <w:rsid w:val="003074B5"/>
    <w:rsid w:val="0030758B"/>
    <w:rsid w:val="0030767B"/>
    <w:rsid w:val="003107CE"/>
    <w:rsid w:val="00310DE5"/>
    <w:rsid w:val="00311A14"/>
    <w:rsid w:val="00312B85"/>
    <w:rsid w:val="00312BE1"/>
    <w:rsid w:val="00312DEE"/>
    <w:rsid w:val="00313721"/>
    <w:rsid w:val="00313D0D"/>
    <w:rsid w:val="003145D7"/>
    <w:rsid w:val="00314BEF"/>
    <w:rsid w:val="00314DCF"/>
    <w:rsid w:val="00314F5A"/>
    <w:rsid w:val="003153C4"/>
    <w:rsid w:val="00315CA6"/>
    <w:rsid w:val="0031610B"/>
    <w:rsid w:val="003165AE"/>
    <w:rsid w:val="00316BAC"/>
    <w:rsid w:val="00316FEA"/>
    <w:rsid w:val="003171A2"/>
    <w:rsid w:val="00317A56"/>
    <w:rsid w:val="003201EB"/>
    <w:rsid w:val="00320CA3"/>
    <w:rsid w:val="00322787"/>
    <w:rsid w:val="00322880"/>
    <w:rsid w:val="00322A07"/>
    <w:rsid w:val="00322B7E"/>
    <w:rsid w:val="00323424"/>
    <w:rsid w:val="00323DE7"/>
    <w:rsid w:val="00323E7E"/>
    <w:rsid w:val="0032481D"/>
    <w:rsid w:val="0032491A"/>
    <w:rsid w:val="00324995"/>
    <w:rsid w:val="00324BC7"/>
    <w:rsid w:val="0032539C"/>
    <w:rsid w:val="00325639"/>
    <w:rsid w:val="003259FA"/>
    <w:rsid w:val="00325DD0"/>
    <w:rsid w:val="00325F22"/>
    <w:rsid w:val="00326407"/>
    <w:rsid w:val="003264AB"/>
    <w:rsid w:val="003264C4"/>
    <w:rsid w:val="0032670E"/>
    <w:rsid w:val="003269C1"/>
    <w:rsid w:val="00326BD0"/>
    <w:rsid w:val="00327C73"/>
    <w:rsid w:val="00327D56"/>
    <w:rsid w:val="00327D57"/>
    <w:rsid w:val="00330948"/>
    <w:rsid w:val="00330B02"/>
    <w:rsid w:val="00330E9B"/>
    <w:rsid w:val="00331E9A"/>
    <w:rsid w:val="00331F46"/>
    <w:rsid w:val="0033215D"/>
    <w:rsid w:val="00333904"/>
    <w:rsid w:val="00333B66"/>
    <w:rsid w:val="00334D94"/>
    <w:rsid w:val="0033578D"/>
    <w:rsid w:val="00335CE1"/>
    <w:rsid w:val="00336374"/>
    <w:rsid w:val="00336C3B"/>
    <w:rsid w:val="0033705A"/>
    <w:rsid w:val="00337A6B"/>
    <w:rsid w:val="00340393"/>
    <w:rsid w:val="00340581"/>
    <w:rsid w:val="00341821"/>
    <w:rsid w:val="00341A38"/>
    <w:rsid w:val="00341BAE"/>
    <w:rsid w:val="00342007"/>
    <w:rsid w:val="00342B7B"/>
    <w:rsid w:val="00342F4D"/>
    <w:rsid w:val="00342FDF"/>
    <w:rsid w:val="00343898"/>
    <w:rsid w:val="00343D36"/>
    <w:rsid w:val="00343E46"/>
    <w:rsid w:val="00344520"/>
    <w:rsid w:val="00344940"/>
    <w:rsid w:val="00344C61"/>
    <w:rsid w:val="003450E9"/>
    <w:rsid w:val="00346908"/>
    <w:rsid w:val="003477D7"/>
    <w:rsid w:val="00347AD3"/>
    <w:rsid w:val="00350450"/>
    <w:rsid w:val="00350852"/>
    <w:rsid w:val="00350DE2"/>
    <w:rsid w:val="003512A7"/>
    <w:rsid w:val="003513DC"/>
    <w:rsid w:val="0035143C"/>
    <w:rsid w:val="00351683"/>
    <w:rsid w:val="00351D06"/>
    <w:rsid w:val="00352133"/>
    <w:rsid w:val="00352288"/>
    <w:rsid w:val="003523B2"/>
    <w:rsid w:val="0035270A"/>
    <w:rsid w:val="00354065"/>
    <w:rsid w:val="00354A31"/>
    <w:rsid w:val="00354B8C"/>
    <w:rsid w:val="00354C06"/>
    <w:rsid w:val="00354CFD"/>
    <w:rsid w:val="0035575B"/>
    <w:rsid w:val="00355F33"/>
    <w:rsid w:val="003561DA"/>
    <w:rsid w:val="00356414"/>
    <w:rsid w:val="003564C7"/>
    <w:rsid w:val="00356BB4"/>
    <w:rsid w:val="00357BAE"/>
    <w:rsid w:val="00357C2E"/>
    <w:rsid w:val="00357D7D"/>
    <w:rsid w:val="00360613"/>
    <w:rsid w:val="00360961"/>
    <w:rsid w:val="00361188"/>
    <w:rsid w:val="003614C3"/>
    <w:rsid w:val="00361820"/>
    <w:rsid w:val="00361A33"/>
    <w:rsid w:val="00361B09"/>
    <w:rsid w:val="00361C55"/>
    <w:rsid w:val="00361DBC"/>
    <w:rsid w:val="003637C9"/>
    <w:rsid w:val="00363A4B"/>
    <w:rsid w:val="00363DF0"/>
    <w:rsid w:val="003644EC"/>
    <w:rsid w:val="00364BE2"/>
    <w:rsid w:val="00364F1E"/>
    <w:rsid w:val="0036516C"/>
    <w:rsid w:val="00365A7A"/>
    <w:rsid w:val="00365E4C"/>
    <w:rsid w:val="00367092"/>
    <w:rsid w:val="00367F3C"/>
    <w:rsid w:val="003714FA"/>
    <w:rsid w:val="0037175D"/>
    <w:rsid w:val="00371C93"/>
    <w:rsid w:val="00372005"/>
    <w:rsid w:val="003724A4"/>
    <w:rsid w:val="003729FF"/>
    <w:rsid w:val="00372B58"/>
    <w:rsid w:val="00374361"/>
    <w:rsid w:val="0037443B"/>
    <w:rsid w:val="00374716"/>
    <w:rsid w:val="00374C70"/>
    <w:rsid w:val="0037538F"/>
    <w:rsid w:val="00375CB8"/>
    <w:rsid w:val="00376180"/>
    <w:rsid w:val="003766E7"/>
    <w:rsid w:val="00377FA7"/>
    <w:rsid w:val="00381180"/>
    <w:rsid w:val="00381D28"/>
    <w:rsid w:val="0038271E"/>
    <w:rsid w:val="003829ED"/>
    <w:rsid w:val="00382B26"/>
    <w:rsid w:val="00382CCA"/>
    <w:rsid w:val="00382D7F"/>
    <w:rsid w:val="003833AD"/>
    <w:rsid w:val="00383805"/>
    <w:rsid w:val="00383D5F"/>
    <w:rsid w:val="00383EB5"/>
    <w:rsid w:val="00383FA6"/>
    <w:rsid w:val="00384523"/>
    <w:rsid w:val="003847EB"/>
    <w:rsid w:val="00384E8F"/>
    <w:rsid w:val="003851F4"/>
    <w:rsid w:val="00385917"/>
    <w:rsid w:val="00386336"/>
    <w:rsid w:val="003865B3"/>
    <w:rsid w:val="00386772"/>
    <w:rsid w:val="00386A67"/>
    <w:rsid w:val="00386AFA"/>
    <w:rsid w:val="00386B73"/>
    <w:rsid w:val="00386D9B"/>
    <w:rsid w:val="00387983"/>
    <w:rsid w:val="00387DDE"/>
    <w:rsid w:val="003908DB"/>
    <w:rsid w:val="00391613"/>
    <w:rsid w:val="00391636"/>
    <w:rsid w:val="00391C6E"/>
    <w:rsid w:val="00391ED2"/>
    <w:rsid w:val="00392359"/>
    <w:rsid w:val="00392931"/>
    <w:rsid w:val="003929F8"/>
    <w:rsid w:val="00392BA9"/>
    <w:rsid w:val="003932D5"/>
    <w:rsid w:val="003933D6"/>
    <w:rsid w:val="00393941"/>
    <w:rsid w:val="00393C68"/>
    <w:rsid w:val="00393E5D"/>
    <w:rsid w:val="00393F7C"/>
    <w:rsid w:val="00393F86"/>
    <w:rsid w:val="0039420E"/>
    <w:rsid w:val="003945E4"/>
    <w:rsid w:val="0039474E"/>
    <w:rsid w:val="00394AD6"/>
    <w:rsid w:val="00395528"/>
    <w:rsid w:val="00395728"/>
    <w:rsid w:val="00395962"/>
    <w:rsid w:val="00395A71"/>
    <w:rsid w:val="003964FF"/>
    <w:rsid w:val="00397942"/>
    <w:rsid w:val="003A043F"/>
    <w:rsid w:val="003A07AA"/>
    <w:rsid w:val="003A1471"/>
    <w:rsid w:val="003A1650"/>
    <w:rsid w:val="003A1719"/>
    <w:rsid w:val="003A1F06"/>
    <w:rsid w:val="003A1F4D"/>
    <w:rsid w:val="003A1FC7"/>
    <w:rsid w:val="003A2CBE"/>
    <w:rsid w:val="003A2D82"/>
    <w:rsid w:val="003A2D9F"/>
    <w:rsid w:val="003A2E4D"/>
    <w:rsid w:val="003A2F98"/>
    <w:rsid w:val="003A325A"/>
    <w:rsid w:val="003A34AD"/>
    <w:rsid w:val="003A48D0"/>
    <w:rsid w:val="003A5117"/>
    <w:rsid w:val="003A5553"/>
    <w:rsid w:val="003A6231"/>
    <w:rsid w:val="003A63F4"/>
    <w:rsid w:val="003A74D6"/>
    <w:rsid w:val="003A7BC9"/>
    <w:rsid w:val="003B0282"/>
    <w:rsid w:val="003B079E"/>
    <w:rsid w:val="003B0F7C"/>
    <w:rsid w:val="003B268F"/>
    <w:rsid w:val="003B2692"/>
    <w:rsid w:val="003B2C46"/>
    <w:rsid w:val="003B32AF"/>
    <w:rsid w:val="003B3DAE"/>
    <w:rsid w:val="003B5244"/>
    <w:rsid w:val="003B67D1"/>
    <w:rsid w:val="003B69F5"/>
    <w:rsid w:val="003B701A"/>
    <w:rsid w:val="003B797C"/>
    <w:rsid w:val="003B7A40"/>
    <w:rsid w:val="003B7A50"/>
    <w:rsid w:val="003B7AA1"/>
    <w:rsid w:val="003B7F5F"/>
    <w:rsid w:val="003C0076"/>
    <w:rsid w:val="003C0286"/>
    <w:rsid w:val="003C05B8"/>
    <w:rsid w:val="003C07A9"/>
    <w:rsid w:val="003C0947"/>
    <w:rsid w:val="003C0D1D"/>
    <w:rsid w:val="003C1011"/>
    <w:rsid w:val="003C1669"/>
    <w:rsid w:val="003C1951"/>
    <w:rsid w:val="003C1A8C"/>
    <w:rsid w:val="003C1BC3"/>
    <w:rsid w:val="003C204B"/>
    <w:rsid w:val="003C275C"/>
    <w:rsid w:val="003C2B05"/>
    <w:rsid w:val="003C2B38"/>
    <w:rsid w:val="003C2F0A"/>
    <w:rsid w:val="003C32CD"/>
    <w:rsid w:val="003C3587"/>
    <w:rsid w:val="003C3C22"/>
    <w:rsid w:val="003C4097"/>
    <w:rsid w:val="003C42BB"/>
    <w:rsid w:val="003C4963"/>
    <w:rsid w:val="003C5078"/>
    <w:rsid w:val="003C586D"/>
    <w:rsid w:val="003C5F79"/>
    <w:rsid w:val="003C64FF"/>
    <w:rsid w:val="003D046F"/>
    <w:rsid w:val="003D061C"/>
    <w:rsid w:val="003D0F06"/>
    <w:rsid w:val="003D1442"/>
    <w:rsid w:val="003D18E4"/>
    <w:rsid w:val="003D289A"/>
    <w:rsid w:val="003D3A34"/>
    <w:rsid w:val="003D3C7F"/>
    <w:rsid w:val="003D3EBC"/>
    <w:rsid w:val="003D4997"/>
    <w:rsid w:val="003D4B75"/>
    <w:rsid w:val="003D4BEA"/>
    <w:rsid w:val="003D4FE8"/>
    <w:rsid w:val="003D5040"/>
    <w:rsid w:val="003D5E61"/>
    <w:rsid w:val="003D600D"/>
    <w:rsid w:val="003D6233"/>
    <w:rsid w:val="003D6BEB"/>
    <w:rsid w:val="003D6EE3"/>
    <w:rsid w:val="003D730C"/>
    <w:rsid w:val="003D740B"/>
    <w:rsid w:val="003D7A00"/>
    <w:rsid w:val="003E03A0"/>
    <w:rsid w:val="003E04A5"/>
    <w:rsid w:val="003E050B"/>
    <w:rsid w:val="003E0A2C"/>
    <w:rsid w:val="003E0D12"/>
    <w:rsid w:val="003E0D82"/>
    <w:rsid w:val="003E175D"/>
    <w:rsid w:val="003E1930"/>
    <w:rsid w:val="003E1C33"/>
    <w:rsid w:val="003E241C"/>
    <w:rsid w:val="003E2BB2"/>
    <w:rsid w:val="003E2F22"/>
    <w:rsid w:val="003E369E"/>
    <w:rsid w:val="003E373B"/>
    <w:rsid w:val="003E4199"/>
    <w:rsid w:val="003E429B"/>
    <w:rsid w:val="003E4498"/>
    <w:rsid w:val="003E44BF"/>
    <w:rsid w:val="003E4D5B"/>
    <w:rsid w:val="003E524E"/>
    <w:rsid w:val="003E5337"/>
    <w:rsid w:val="003E583A"/>
    <w:rsid w:val="003E5AB9"/>
    <w:rsid w:val="003E603F"/>
    <w:rsid w:val="003E605E"/>
    <w:rsid w:val="003E6440"/>
    <w:rsid w:val="003E66A2"/>
    <w:rsid w:val="003E7BCA"/>
    <w:rsid w:val="003F02CC"/>
    <w:rsid w:val="003F162D"/>
    <w:rsid w:val="003F1F46"/>
    <w:rsid w:val="003F25C3"/>
    <w:rsid w:val="003F26FA"/>
    <w:rsid w:val="003F275D"/>
    <w:rsid w:val="003F2AFF"/>
    <w:rsid w:val="003F2C64"/>
    <w:rsid w:val="003F30E6"/>
    <w:rsid w:val="003F3399"/>
    <w:rsid w:val="003F3789"/>
    <w:rsid w:val="003F3B59"/>
    <w:rsid w:val="003F43B9"/>
    <w:rsid w:val="003F4458"/>
    <w:rsid w:val="003F4C36"/>
    <w:rsid w:val="003F4F66"/>
    <w:rsid w:val="003F5530"/>
    <w:rsid w:val="003F5665"/>
    <w:rsid w:val="003F57EA"/>
    <w:rsid w:val="003F5DF0"/>
    <w:rsid w:val="003F775A"/>
    <w:rsid w:val="003F788C"/>
    <w:rsid w:val="0040056B"/>
    <w:rsid w:val="00400588"/>
    <w:rsid w:val="004005F9"/>
    <w:rsid w:val="0040078F"/>
    <w:rsid w:val="004009BC"/>
    <w:rsid w:val="00401D08"/>
    <w:rsid w:val="00402894"/>
    <w:rsid w:val="00402970"/>
    <w:rsid w:val="00402C47"/>
    <w:rsid w:val="0040386F"/>
    <w:rsid w:val="00404379"/>
    <w:rsid w:val="00404C0A"/>
    <w:rsid w:val="00404D5F"/>
    <w:rsid w:val="00405084"/>
    <w:rsid w:val="00405151"/>
    <w:rsid w:val="004051FD"/>
    <w:rsid w:val="0040541D"/>
    <w:rsid w:val="004056F3"/>
    <w:rsid w:val="00406047"/>
    <w:rsid w:val="004065D2"/>
    <w:rsid w:val="00406B4F"/>
    <w:rsid w:val="00406B8B"/>
    <w:rsid w:val="00406C1D"/>
    <w:rsid w:val="004074E1"/>
    <w:rsid w:val="00407AFE"/>
    <w:rsid w:val="004109F1"/>
    <w:rsid w:val="004111B1"/>
    <w:rsid w:val="004112D6"/>
    <w:rsid w:val="004113CD"/>
    <w:rsid w:val="00411443"/>
    <w:rsid w:val="00411E69"/>
    <w:rsid w:val="00411F6E"/>
    <w:rsid w:val="004131D3"/>
    <w:rsid w:val="004132A9"/>
    <w:rsid w:val="0041371D"/>
    <w:rsid w:val="00413A18"/>
    <w:rsid w:val="00413D4C"/>
    <w:rsid w:val="00414F86"/>
    <w:rsid w:val="00415004"/>
    <w:rsid w:val="004151F3"/>
    <w:rsid w:val="00415370"/>
    <w:rsid w:val="00415745"/>
    <w:rsid w:val="00415BBA"/>
    <w:rsid w:val="00415F1E"/>
    <w:rsid w:val="00416139"/>
    <w:rsid w:val="0041619E"/>
    <w:rsid w:val="004163FA"/>
    <w:rsid w:val="00416438"/>
    <w:rsid w:val="0041709C"/>
    <w:rsid w:val="004173A1"/>
    <w:rsid w:val="004173FA"/>
    <w:rsid w:val="0041745E"/>
    <w:rsid w:val="0041782B"/>
    <w:rsid w:val="00417C58"/>
    <w:rsid w:val="00417E31"/>
    <w:rsid w:val="00417EC4"/>
    <w:rsid w:val="00420F52"/>
    <w:rsid w:val="0042161B"/>
    <w:rsid w:val="00421791"/>
    <w:rsid w:val="004218B3"/>
    <w:rsid w:val="00421BA7"/>
    <w:rsid w:val="00421F82"/>
    <w:rsid w:val="0042213E"/>
    <w:rsid w:val="00423104"/>
    <w:rsid w:val="0042325E"/>
    <w:rsid w:val="00423402"/>
    <w:rsid w:val="0042342B"/>
    <w:rsid w:val="00424051"/>
    <w:rsid w:val="00424896"/>
    <w:rsid w:val="004251CC"/>
    <w:rsid w:val="004260C7"/>
    <w:rsid w:val="0042647B"/>
    <w:rsid w:val="00426836"/>
    <w:rsid w:val="004270B2"/>
    <w:rsid w:val="00427947"/>
    <w:rsid w:val="00427B3D"/>
    <w:rsid w:val="004303BE"/>
    <w:rsid w:val="00431425"/>
    <w:rsid w:val="00432030"/>
    <w:rsid w:val="00432539"/>
    <w:rsid w:val="0043287C"/>
    <w:rsid w:val="00432999"/>
    <w:rsid w:val="00432B0A"/>
    <w:rsid w:val="00432D3F"/>
    <w:rsid w:val="0043303A"/>
    <w:rsid w:val="00433384"/>
    <w:rsid w:val="004338CD"/>
    <w:rsid w:val="00434599"/>
    <w:rsid w:val="00434B64"/>
    <w:rsid w:val="004355B0"/>
    <w:rsid w:val="00436134"/>
    <w:rsid w:val="00436303"/>
    <w:rsid w:val="00440094"/>
    <w:rsid w:val="004402C1"/>
    <w:rsid w:val="004406FC"/>
    <w:rsid w:val="0044155E"/>
    <w:rsid w:val="00441A9A"/>
    <w:rsid w:val="00441EE5"/>
    <w:rsid w:val="004421EA"/>
    <w:rsid w:val="004428A9"/>
    <w:rsid w:val="00442B11"/>
    <w:rsid w:val="004431CA"/>
    <w:rsid w:val="0044322D"/>
    <w:rsid w:val="00443952"/>
    <w:rsid w:val="00443A76"/>
    <w:rsid w:val="00443B56"/>
    <w:rsid w:val="004440A1"/>
    <w:rsid w:val="004440B7"/>
    <w:rsid w:val="004441D2"/>
    <w:rsid w:val="00444395"/>
    <w:rsid w:val="00444600"/>
    <w:rsid w:val="004449FD"/>
    <w:rsid w:val="00444DDA"/>
    <w:rsid w:val="00444FEC"/>
    <w:rsid w:val="0044510C"/>
    <w:rsid w:val="00445DCD"/>
    <w:rsid w:val="00446840"/>
    <w:rsid w:val="00446AA2"/>
    <w:rsid w:val="0044706F"/>
    <w:rsid w:val="00447C15"/>
    <w:rsid w:val="00450CD0"/>
    <w:rsid w:val="00451495"/>
    <w:rsid w:val="00451E4C"/>
    <w:rsid w:val="00451F5B"/>
    <w:rsid w:val="004523CA"/>
    <w:rsid w:val="00452FA4"/>
    <w:rsid w:val="00453FA6"/>
    <w:rsid w:val="00454296"/>
    <w:rsid w:val="0045458A"/>
    <w:rsid w:val="00454825"/>
    <w:rsid w:val="00454EB1"/>
    <w:rsid w:val="004563FA"/>
    <w:rsid w:val="00456D4C"/>
    <w:rsid w:val="00456E01"/>
    <w:rsid w:val="0045721A"/>
    <w:rsid w:val="00457CD0"/>
    <w:rsid w:val="00457D39"/>
    <w:rsid w:val="0046018E"/>
    <w:rsid w:val="004609B0"/>
    <w:rsid w:val="00460AFA"/>
    <w:rsid w:val="00461039"/>
    <w:rsid w:val="0046127D"/>
    <w:rsid w:val="004615E1"/>
    <w:rsid w:val="0046198A"/>
    <w:rsid w:val="00461AFD"/>
    <w:rsid w:val="00461D58"/>
    <w:rsid w:val="00462427"/>
    <w:rsid w:val="00463226"/>
    <w:rsid w:val="004632D1"/>
    <w:rsid w:val="00463C43"/>
    <w:rsid w:val="00463DC4"/>
    <w:rsid w:val="00464235"/>
    <w:rsid w:val="0046484E"/>
    <w:rsid w:val="00464977"/>
    <w:rsid w:val="00465B29"/>
    <w:rsid w:val="00465FA4"/>
    <w:rsid w:val="00466369"/>
    <w:rsid w:val="00466B03"/>
    <w:rsid w:val="00466F96"/>
    <w:rsid w:val="00466FC9"/>
    <w:rsid w:val="004673B5"/>
    <w:rsid w:val="00467624"/>
    <w:rsid w:val="0047019D"/>
    <w:rsid w:val="0047063E"/>
    <w:rsid w:val="0047149F"/>
    <w:rsid w:val="00471DEC"/>
    <w:rsid w:val="00472087"/>
    <w:rsid w:val="00472F64"/>
    <w:rsid w:val="0047323E"/>
    <w:rsid w:val="0047355A"/>
    <w:rsid w:val="00473AE4"/>
    <w:rsid w:val="004740B5"/>
    <w:rsid w:val="00474B04"/>
    <w:rsid w:val="00474DDD"/>
    <w:rsid w:val="00476846"/>
    <w:rsid w:val="00477D5C"/>
    <w:rsid w:val="00480073"/>
    <w:rsid w:val="004800C0"/>
    <w:rsid w:val="0048122B"/>
    <w:rsid w:val="0048153F"/>
    <w:rsid w:val="00481617"/>
    <w:rsid w:val="00481B8E"/>
    <w:rsid w:val="00481F78"/>
    <w:rsid w:val="00482129"/>
    <w:rsid w:val="00482467"/>
    <w:rsid w:val="0048306E"/>
    <w:rsid w:val="00483549"/>
    <w:rsid w:val="004836BE"/>
    <w:rsid w:val="004839BD"/>
    <w:rsid w:val="00483ADA"/>
    <w:rsid w:val="00483E1C"/>
    <w:rsid w:val="00483E89"/>
    <w:rsid w:val="004845A1"/>
    <w:rsid w:val="00485025"/>
    <w:rsid w:val="00485607"/>
    <w:rsid w:val="004856E4"/>
    <w:rsid w:val="00485969"/>
    <w:rsid w:val="00485AC6"/>
    <w:rsid w:val="00486C66"/>
    <w:rsid w:val="00486C81"/>
    <w:rsid w:val="004871F8"/>
    <w:rsid w:val="0048739B"/>
    <w:rsid w:val="00487B8A"/>
    <w:rsid w:val="00487FBC"/>
    <w:rsid w:val="00490268"/>
    <w:rsid w:val="00490A0E"/>
    <w:rsid w:val="00491133"/>
    <w:rsid w:val="00491142"/>
    <w:rsid w:val="004916FC"/>
    <w:rsid w:val="00491BE1"/>
    <w:rsid w:val="00491DA7"/>
    <w:rsid w:val="00491ED1"/>
    <w:rsid w:val="00493079"/>
    <w:rsid w:val="00493F64"/>
    <w:rsid w:val="00493F7B"/>
    <w:rsid w:val="00495EE6"/>
    <w:rsid w:val="00495F6C"/>
    <w:rsid w:val="00496352"/>
    <w:rsid w:val="00496DAF"/>
    <w:rsid w:val="00496ED2"/>
    <w:rsid w:val="00496F10"/>
    <w:rsid w:val="004971F9"/>
    <w:rsid w:val="00497699"/>
    <w:rsid w:val="0049774C"/>
    <w:rsid w:val="00497FF5"/>
    <w:rsid w:val="004A000C"/>
    <w:rsid w:val="004A09F1"/>
    <w:rsid w:val="004A0F95"/>
    <w:rsid w:val="004A24BC"/>
    <w:rsid w:val="004A2AAD"/>
    <w:rsid w:val="004A387D"/>
    <w:rsid w:val="004A3FA7"/>
    <w:rsid w:val="004A3FFE"/>
    <w:rsid w:val="004A405F"/>
    <w:rsid w:val="004A4698"/>
    <w:rsid w:val="004A4761"/>
    <w:rsid w:val="004A4D38"/>
    <w:rsid w:val="004A4EFE"/>
    <w:rsid w:val="004A5C9A"/>
    <w:rsid w:val="004A61E1"/>
    <w:rsid w:val="004A6A99"/>
    <w:rsid w:val="004A6C85"/>
    <w:rsid w:val="004A6F7A"/>
    <w:rsid w:val="004A753A"/>
    <w:rsid w:val="004B0943"/>
    <w:rsid w:val="004B0962"/>
    <w:rsid w:val="004B1936"/>
    <w:rsid w:val="004B1EBE"/>
    <w:rsid w:val="004B1F18"/>
    <w:rsid w:val="004B29BB"/>
    <w:rsid w:val="004B338C"/>
    <w:rsid w:val="004B3D03"/>
    <w:rsid w:val="004B3DE2"/>
    <w:rsid w:val="004B408E"/>
    <w:rsid w:val="004B4C21"/>
    <w:rsid w:val="004B5A9F"/>
    <w:rsid w:val="004B60CB"/>
    <w:rsid w:val="004B64C7"/>
    <w:rsid w:val="004B69ED"/>
    <w:rsid w:val="004B73C1"/>
    <w:rsid w:val="004B752C"/>
    <w:rsid w:val="004B7BD5"/>
    <w:rsid w:val="004C0414"/>
    <w:rsid w:val="004C09AF"/>
    <w:rsid w:val="004C1101"/>
    <w:rsid w:val="004C166C"/>
    <w:rsid w:val="004C1787"/>
    <w:rsid w:val="004C1B5F"/>
    <w:rsid w:val="004C3161"/>
    <w:rsid w:val="004C3761"/>
    <w:rsid w:val="004C38DE"/>
    <w:rsid w:val="004C3BD2"/>
    <w:rsid w:val="004C4451"/>
    <w:rsid w:val="004C4E90"/>
    <w:rsid w:val="004C517A"/>
    <w:rsid w:val="004C52BD"/>
    <w:rsid w:val="004C52ED"/>
    <w:rsid w:val="004C54BB"/>
    <w:rsid w:val="004C5552"/>
    <w:rsid w:val="004C55B3"/>
    <w:rsid w:val="004C6AF9"/>
    <w:rsid w:val="004C6E38"/>
    <w:rsid w:val="004C7977"/>
    <w:rsid w:val="004D183B"/>
    <w:rsid w:val="004D1B1B"/>
    <w:rsid w:val="004D1BB2"/>
    <w:rsid w:val="004D2206"/>
    <w:rsid w:val="004D237D"/>
    <w:rsid w:val="004D265B"/>
    <w:rsid w:val="004D298C"/>
    <w:rsid w:val="004D3780"/>
    <w:rsid w:val="004D455E"/>
    <w:rsid w:val="004D4798"/>
    <w:rsid w:val="004D4DBD"/>
    <w:rsid w:val="004D51C7"/>
    <w:rsid w:val="004D69DD"/>
    <w:rsid w:val="004D6B7C"/>
    <w:rsid w:val="004D7066"/>
    <w:rsid w:val="004D7E3C"/>
    <w:rsid w:val="004E0349"/>
    <w:rsid w:val="004E0C98"/>
    <w:rsid w:val="004E0D94"/>
    <w:rsid w:val="004E153A"/>
    <w:rsid w:val="004E17FF"/>
    <w:rsid w:val="004E1D63"/>
    <w:rsid w:val="004E2886"/>
    <w:rsid w:val="004E2907"/>
    <w:rsid w:val="004E2965"/>
    <w:rsid w:val="004E2F84"/>
    <w:rsid w:val="004E2FA8"/>
    <w:rsid w:val="004E3A77"/>
    <w:rsid w:val="004E3B6E"/>
    <w:rsid w:val="004E3B85"/>
    <w:rsid w:val="004E428B"/>
    <w:rsid w:val="004E637F"/>
    <w:rsid w:val="004E6B41"/>
    <w:rsid w:val="004E6CA0"/>
    <w:rsid w:val="004E6CE8"/>
    <w:rsid w:val="004F0543"/>
    <w:rsid w:val="004F077A"/>
    <w:rsid w:val="004F08A9"/>
    <w:rsid w:val="004F0903"/>
    <w:rsid w:val="004F12AF"/>
    <w:rsid w:val="004F1681"/>
    <w:rsid w:val="004F18CD"/>
    <w:rsid w:val="004F193D"/>
    <w:rsid w:val="004F1D0E"/>
    <w:rsid w:val="004F2324"/>
    <w:rsid w:val="004F2337"/>
    <w:rsid w:val="004F2DC8"/>
    <w:rsid w:val="004F2F26"/>
    <w:rsid w:val="004F3B19"/>
    <w:rsid w:val="004F4384"/>
    <w:rsid w:val="004F4D32"/>
    <w:rsid w:val="004F5591"/>
    <w:rsid w:val="004F57F1"/>
    <w:rsid w:val="004F6539"/>
    <w:rsid w:val="004F66B8"/>
    <w:rsid w:val="004F6703"/>
    <w:rsid w:val="004F70EC"/>
    <w:rsid w:val="004F77A9"/>
    <w:rsid w:val="004F79A7"/>
    <w:rsid w:val="00500546"/>
    <w:rsid w:val="005017C9"/>
    <w:rsid w:val="00501EBD"/>
    <w:rsid w:val="00502AB2"/>
    <w:rsid w:val="00502C09"/>
    <w:rsid w:val="00502E7A"/>
    <w:rsid w:val="00503089"/>
    <w:rsid w:val="005035D7"/>
    <w:rsid w:val="00503F56"/>
    <w:rsid w:val="00504B19"/>
    <w:rsid w:val="00504C3A"/>
    <w:rsid w:val="00505406"/>
    <w:rsid w:val="005059D9"/>
    <w:rsid w:val="005059DB"/>
    <w:rsid w:val="005060E4"/>
    <w:rsid w:val="0050635A"/>
    <w:rsid w:val="00506577"/>
    <w:rsid w:val="00506BF5"/>
    <w:rsid w:val="00506FE2"/>
    <w:rsid w:val="00507B9F"/>
    <w:rsid w:val="00507F51"/>
    <w:rsid w:val="00510298"/>
    <w:rsid w:val="005109E8"/>
    <w:rsid w:val="00511579"/>
    <w:rsid w:val="00511773"/>
    <w:rsid w:val="00511C6F"/>
    <w:rsid w:val="00512145"/>
    <w:rsid w:val="0051295E"/>
    <w:rsid w:val="00512ACC"/>
    <w:rsid w:val="00512C50"/>
    <w:rsid w:val="00513AE0"/>
    <w:rsid w:val="00513E93"/>
    <w:rsid w:val="005155D3"/>
    <w:rsid w:val="00515801"/>
    <w:rsid w:val="005159D1"/>
    <w:rsid w:val="005168A9"/>
    <w:rsid w:val="005178DC"/>
    <w:rsid w:val="00517AE1"/>
    <w:rsid w:val="00517CFB"/>
    <w:rsid w:val="00520487"/>
    <w:rsid w:val="00521158"/>
    <w:rsid w:val="00521419"/>
    <w:rsid w:val="005228A6"/>
    <w:rsid w:val="00522AD2"/>
    <w:rsid w:val="00523880"/>
    <w:rsid w:val="00523EBB"/>
    <w:rsid w:val="00524755"/>
    <w:rsid w:val="00524841"/>
    <w:rsid w:val="005249E5"/>
    <w:rsid w:val="00524FE6"/>
    <w:rsid w:val="00525DA9"/>
    <w:rsid w:val="00525E8F"/>
    <w:rsid w:val="005261D5"/>
    <w:rsid w:val="00527834"/>
    <w:rsid w:val="00530052"/>
    <w:rsid w:val="005307E6"/>
    <w:rsid w:val="005312C6"/>
    <w:rsid w:val="00531BF9"/>
    <w:rsid w:val="00532994"/>
    <w:rsid w:val="0053354E"/>
    <w:rsid w:val="0053379A"/>
    <w:rsid w:val="00533E0E"/>
    <w:rsid w:val="00533FB9"/>
    <w:rsid w:val="00534496"/>
    <w:rsid w:val="005344E4"/>
    <w:rsid w:val="00534911"/>
    <w:rsid w:val="00535010"/>
    <w:rsid w:val="00535478"/>
    <w:rsid w:val="0053570D"/>
    <w:rsid w:val="00535F64"/>
    <w:rsid w:val="00536223"/>
    <w:rsid w:val="00536D11"/>
    <w:rsid w:val="0053722A"/>
    <w:rsid w:val="00537262"/>
    <w:rsid w:val="00537464"/>
    <w:rsid w:val="005376C3"/>
    <w:rsid w:val="005378EE"/>
    <w:rsid w:val="00540F28"/>
    <w:rsid w:val="0054249E"/>
    <w:rsid w:val="00542B6D"/>
    <w:rsid w:val="00543030"/>
    <w:rsid w:val="00543061"/>
    <w:rsid w:val="005438F4"/>
    <w:rsid w:val="00543C43"/>
    <w:rsid w:val="0054429C"/>
    <w:rsid w:val="00544729"/>
    <w:rsid w:val="0054481D"/>
    <w:rsid w:val="005455B1"/>
    <w:rsid w:val="00545F96"/>
    <w:rsid w:val="00546526"/>
    <w:rsid w:val="00546A56"/>
    <w:rsid w:val="00546DD3"/>
    <w:rsid w:val="005475A5"/>
    <w:rsid w:val="005477B6"/>
    <w:rsid w:val="00547966"/>
    <w:rsid w:val="00547B20"/>
    <w:rsid w:val="00550F54"/>
    <w:rsid w:val="0055169D"/>
    <w:rsid w:val="005517EA"/>
    <w:rsid w:val="00551AC5"/>
    <w:rsid w:val="00551F62"/>
    <w:rsid w:val="00551F6C"/>
    <w:rsid w:val="00552AA3"/>
    <w:rsid w:val="00553179"/>
    <w:rsid w:val="005544C5"/>
    <w:rsid w:val="00554A0C"/>
    <w:rsid w:val="00554A27"/>
    <w:rsid w:val="0055518E"/>
    <w:rsid w:val="00555300"/>
    <w:rsid w:val="005555C8"/>
    <w:rsid w:val="00555EA5"/>
    <w:rsid w:val="00555FFF"/>
    <w:rsid w:val="005568EB"/>
    <w:rsid w:val="00556EDD"/>
    <w:rsid w:val="00556F5D"/>
    <w:rsid w:val="005572D6"/>
    <w:rsid w:val="0055735B"/>
    <w:rsid w:val="00557552"/>
    <w:rsid w:val="005577F4"/>
    <w:rsid w:val="00557AC4"/>
    <w:rsid w:val="00557BBA"/>
    <w:rsid w:val="00557CC0"/>
    <w:rsid w:val="00560193"/>
    <w:rsid w:val="005601CA"/>
    <w:rsid w:val="005605AA"/>
    <w:rsid w:val="00560834"/>
    <w:rsid w:val="0056168C"/>
    <w:rsid w:val="00561AED"/>
    <w:rsid w:val="00561B7D"/>
    <w:rsid w:val="0056291E"/>
    <w:rsid w:val="00562973"/>
    <w:rsid w:val="00562EF7"/>
    <w:rsid w:val="005630B2"/>
    <w:rsid w:val="005635C6"/>
    <w:rsid w:val="00563718"/>
    <w:rsid w:val="00563D01"/>
    <w:rsid w:val="00563E71"/>
    <w:rsid w:val="0056429B"/>
    <w:rsid w:val="005646EC"/>
    <w:rsid w:val="00564F45"/>
    <w:rsid w:val="00565C42"/>
    <w:rsid w:val="00565CE3"/>
    <w:rsid w:val="00566351"/>
    <w:rsid w:val="00566DEF"/>
    <w:rsid w:val="00566FD7"/>
    <w:rsid w:val="0056733D"/>
    <w:rsid w:val="00567855"/>
    <w:rsid w:val="00567954"/>
    <w:rsid w:val="00570006"/>
    <w:rsid w:val="00570032"/>
    <w:rsid w:val="005701CB"/>
    <w:rsid w:val="005707D0"/>
    <w:rsid w:val="00570D3C"/>
    <w:rsid w:val="00570D61"/>
    <w:rsid w:val="005710FA"/>
    <w:rsid w:val="00571481"/>
    <w:rsid w:val="0057218B"/>
    <w:rsid w:val="0057259D"/>
    <w:rsid w:val="005725E6"/>
    <w:rsid w:val="0057496D"/>
    <w:rsid w:val="0057510D"/>
    <w:rsid w:val="00575809"/>
    <w:rsid w:val="00575B70"/>
    <w:rsid w:val="00575F40"/>
    <w:rsid w:val="00576244"/>
    <w:rsid w:val="00576257"/>
    <w:rsid w:val="00576998"/>
    <w:rsid w:val="00577602"/>
    <w:rsid w:val="005808C8"/>
    <w:rsid w:val="005814B8"/>
    <w:rsid w:val="005828D3"/>
    <w:rsid w:val="00582F32"/>
    <w:rsid w:val="00583542"/>
    <w:rsid w:val="0058376F"/>
    <w:rsid w:val="00583844"/>
    <w:rsid w:val="00583CC5"/>
    <w:rsid w:val="005843B4"/>
    <w:rsid w:val="005849C9"/>
    <w:rsid w:val="00584C25"/>
    <w:rsid w:val="00584D05"/>
    <w:rsid w:val="00584E9C"/>
    <w:rsid w:val="00584ECE"/>
    <w:rsid w:val="00585E9D"/>
    <w:rsid w:val="00586A94"/>
    <w:rsid w:val="00586BF0"/>
    <w:rsid w:val="00586D3E"/>
    <w:rsid w:val="00587116"/>
    <w:rsid w:val="0058767A"/>
    <w:rsid w:val="005876D4"/>
    <w:rsid w:val="00587E10"/>
    <w:rsid w:val="00587ED1"/>
    <w:rsid w:val="00590428"/>
    <w:rsid w:val="00590B6A"/>
    <w:rsid w:val="00590B80"/>
    <w:rsid w:val="00590EFD"/>
    <w:rsid w:val="005911EE"/>
    <w:rsid w:val="005919A1"/>
    <w:rsid w:val="00591D20"/>
    <w:rsid w:val="00591D91"/>
    <w:rsid w:val="005923BC"/>
    <w:rsid w:val="00592824"/>
    <w:rsid w:val="00592CED"/>
    <w:rsid w:val="00592E4F"/>
    <w:rsid w:val="00593378"/>
    <w:rsid w:val="0059384D"/>
    <w:rsid w:val="00593DAD"/>
    <w:rsid w:val="00593E57"/>
    <w:rsid w:val="005944A0"/>
    <w:rsid w:val="00594BF9"/>
    <w:rsid w:val="00596456"/>
    <w:rsid w:val="00596804"/>
    <w:rsid w:val="005969B4"/>
    <w:rsid w:val="0059716A"/>
    <w:rsid w:val="00597935"/>
    <w:rsid w:val="00597B94"/>
    <w:rsid w:val="005A041B"/>
    <w:rsid w:val="005A0526"/>
    <w:rsid w:val="005A0730"/>
    <w:rsid w:val="005A0B32"/>
    <w:rsid w:val="005A11C1"/>
    <w:rsid w:val="005A1269"/>
    <w:rsid w:val="005A186A"/>
    <w:rsid w:val="005A201C"/>
    <w:rsid w:val="005A223C"/>
    <w:rsid w:val="005A2FA0"/>
    <w:rsid w:val="005A3737"/>
    <w:rsid w:val="005A3D16"/>
    <w:rsid w:val="005A4036"/>
    <w:rsid w:val="005A4917"/>
    <w:rsid w:val="005A4C32"/>
    <w:rsid w:val="005A5C15"/>
    <w:rsid w:val="005A647A"/>
    <w:rsid w:val="005A66C7"/>
    <w:rsid w:val="005A6DE6"/>
    <w:rsid w:val="005A6EF4"/>
    <w:rsid w:val="005A786D"/>
    <w:rsid w:val="005A788D"/>
    <w:rsid w:val="005B017B"/>
    <w:rsid w:val="005B037D"/>
    <w:rsid w:val="005B0654"/>
    <w:rsid w:val="005B08D6"/>
    <w:rsid w:val="005B0C7D"/>
    <w:rsid w:val="005B11B2"/>
    <w:rsid w:val="005B1301"/>
    <w:rsid w:val="005B136F"/>
    <w:rsid w:val="005B1FC3"/>
    <w:rsid w:val="005B20BC"/>
    <w:rsid w:val="005B3394"/>
    <w:rsid w:val="005B38A3"/>
    <w:rsid w:val="005B453B"/>
    <w:rsid w:val="005B5624"/>
    <w:rsid w:val="005B57F1"/>
    <w:rsid w:val="005B60CB"/>
    <w:rsid w:val="005B7441"/>
    <w:rsid w:val="005B788D"/>
    <w:rsid w:val="005B7E48"/>
    <w:rsid w:val="005C016E"/>
    <w:rsid w:val="005C024E"/>
    <w:rsid w:val="005C093C"/>
    <w:rsid w:val="005C0DD6"/>
    <w:rsid w:val="005C1B4C"/>
    <w:rsid w:val="005C1F68"/>
    <w:rsid w:val="005C2EAF"/>
    <w:rsid w:val="005C2EDF"/>
    <w:rsid w:val="005C43D7"/>
    <w:rsid w:val="005C448B"/>
    <w:rsid w:val="005C4997"/>
    <w:rsid w:val="005C51B9"/>
    <w:rsid w:val="005C5535"/>
    <w:rsid w:val="005C67FB"/>
    <w:rsid w:val="005C6EAA"/>
    <w:rsid w:val="005C747F"/>
    <w:rsid w:val="005C7EC5"/>
    <w:rsid w:val="005D0960"/>
    <w:rsid w:val="005D0A53"/>
    <w:rsid w:val="005D1220"/>
    <w:rsid w:val="005D1B8B"/>
    <w:rsid w:val="005D29DD"/>
    <w:rsid w:val="005D2C69"/>
    <w:rsid w:val="005D30F7"/>
    <w:rsid w:val="005D3BBF"/>
    <w:rsid w:val="005D4009"/>
    <w:rsid w:val="005D43E8"/>
    <w:rsid w:val="005D4856"/>
    <w:rsid w:val="005D50D8"/>
    <w:rsid w:val="005D67D5"/>
    <w:rsid w:val="005D6A32"/>
    <w:rsid w:val="005D6BA5"/>
    <w:rsid w:val="005D6E57"/>
    <w:rsid w:val="005D7693"/>
    <w:rsid w:val="005D7C11"/>
    <w:rsid w:val="005D7D04"/>
    <w:rsid w:val="005E03B8"/>
    <w:rsid w:val="005E0913"/>
    <w:rsid w:val="005E0B5C"/>
    <w:rsid w:val="005E1ADC"/>
    <w:rsid w:val="005E2D9D"/>
    <w:rsid w:val="005E2F0D"/>
    <w:rsid w:val="005E399E"/>
    <w:rsid w:val="005E4065"/>
    <w:rsid w:val="005E4659"/>
    <w:rsid w:val="005E5A38"/>
    <w:rsid w:val="005E5A65"/>
    <w:rsid w:val="005E609D"/>
    <w:rsid w:val="005E66BD"/>
    <w:rsid w:val="005E6EA3"/>
    <w:rsid w:val="005E70F3"/>
    <w:rsid w:val="005F0305"/>
    <w:rsid w:val="005F1587"/>
    <w:rsid w:val="005F1E3C"/>
    <w:rsid w:val="005F1F8C"/>
    <w:rsid w:val="005F212A"/>
    <w:rsid w:val="005F24AC"/>
    <w:rsid w:val="005F2A7A"/>
    <w:rsid w:val="005F2AC1"/>
    <w:rsid w:val="005F2E53"/>
    <w:rsid w:val="005F3476"/>
    <w:rsid w:val="005F350B"/>
    <w:rsid w:val="005F3799"/>
    <w:rsid w:val="005F415C"/>
    <w:rsid w:val="005F4A3C"/>
    <w:rsid w:val="005F4C0F"/>
    <w:rsid w:val="005F4E8D"/>
    <w:rsid w:val="005F4ED1"/>
    <w:rsid w:val="005F5631"/>
    <w:rsid w:val="005F56DD"/>
    <w:rsid w:val="005F5DE2"/>
    <w:rsid w:val="005F6275"/>
    <w:rsid w:val="005F67D5"/>
    <w:rsid w:val="005F69E1"/>
    <w:rsid w:val="005F6C06"/>
    <w:rsid w:val="005F6E2F"/>
    <w:rsid w:val="005F70C3"/>
    <w:rsid w:val="005F76BD"/>
    <w:rsid w:val="005F77BC"/>
    <w:rsid w:val="005F7D58"/>
    <w:rsid w:val="00601B27"/>
    <w:rsid w:val="00602263"/>
    <w:rsid w:val="006024A2"/>
    <w:rsid w:val="00602A91"/>
    <w:rsid w:val="00603066"/>
    <w:rsid w:val="006030E2"/>
    <w:rsid w:val="006031EE"/>
    <w:rsid w:val="00603E88"/>
    <w:rsid w:val="006048F4"/>
    <w:rsid w:val="00604F58"/>
    <w:rsid w:val="0060521F"/>
    <w:rsid w:val="00605AAC"/>
    <w:rsid w:val="00606198"/>
    <w:rsid w:val="006062B5"/>
    <w:rsid w:val="006064F9"/>
    <w:rsid w:val="0060650B"/>
    <w:rsid w:val="0060661D"/>
    <w:rsid w:val="00606C92"/>
    <w:rsid w:val="00606DAF"/>
    <w:rsid w:val="00606FF0"/>
    <w:rsid w:val="006071C3"/>
    <w:rsid w:val="0060740C"/>
    <w:rsid w:val="00610CD9"/>
    <w:rsid w:val="006110D2"/>
    <w:rsid w:val="00611699"/>
    <w:rsid w:val="00611A95"/>
    <w:rsid w:val="00611E46"/>
    <w:rsid w:val="0061270C"/>
    <w:rsid w:val="0061287B"/>
    <w:rsid w:val="00613661"/>
    <w:rsid w:val="006142EB"/>
    <w:rsid w:val="006143AE"/>
    <w:rsid w:val="006149F4"/>
    <w:rsid w:val="00614DAB"/>
    <w:rsid w:val="00614E92"/>
    <w:rsid w:val="006155A6"/>
    <w:rsid w:val="00615955"/>
    <w:rsid w:val="00615F0B"/>
    <w:rsid w:val="006160DC"/>
    <w:rsid w:val="00616784"/>
    <w:rsid w:val="00616B35"/>
    <w:rsid w:val="00616FDC"/>
    <w:rsid w:val="00617139"/>
    <w:rsid w:val="00617831"/>
    <w:rsid w:val="0062049E"/>
    <w:rsid w:val="006205F2"/>
    <w:rsid w:val="00620660"/>
    <w:rsid w:val="006208E8"/>
    <w:rsid w:val="006209CE"/>
    <w:rsid w:val="00620DC7"/>
    <w:rsid w:val="00622940"/>
    <w:rsid w:val="00622951"/>
    <w:rsid w:val="00622EE5"/>
    <w:rsid w:val="00623CEC"/>
    <w:rsid w:val="00624409"/>
    <w:rsid w:val="006244A6"/>
    <w:rsid w:val="00624A2A"/>
    <w:rsid w:val="00624FF1"/>
    <w:rsid w:val="006252BE"/>
    <w:rsid w:val="00625AF7"/>
    <w:rsid w:val="00626E36"/>
    <w:rsid w:val="006270FE"/>
    <w:rsid w:val="0062711C"/>
    <w:rsid w:val="00627931"/>
    <w:rsid w:val="00627CBA"/>
    <w:rsid w:val="006306E2"/>
    <w:rsid w:val="0063075B"/>
    <w:rsid w:val="00631235"/>
    <w:rsid w:val="00631964"/>
    <w:rsid w:val="00632495"/>
    <w:rsid w:val="006326C9"/>
    <w:rsid w:val="00632728"/>
    <w:rsid w:val="006329FE"/>
    <w:rsid w:val="00632C72"/>
    <w:rsid w:val="00633ACB"/>
    <w:rsid w:val="00633D7D"/>
    <w:rsid w:val="00634344"/>
    <w:rsid w:val="00635681"/>
    <w:rsid w:val="00635714"/>
    <w:rsid w:val="0063577B"/>
    <w:rsid w:val="006358B1"/>
    <w:rsid w:val="00635FAF"/>
    <w:rsid w:val="00636691"/>
    <w:rsid w:val="00637270"/>
    <w:rsid w:val="0063727C"/>
    <w:rsid w:val="006372F7"/>
    <w:rsid w:val="00637F18"/>
    <w:rsid w:val="00640ABD"/>
    <w:rsid w:val="00640C7D"/>
    <w:rsid w:val="00640E67"/>
    <w:rsid w:val="006412F7"/>
    <w:rsid w:val="006413AD"/>
    <w:rsid w:val="00641873"/>
    <w:rsid w:val="00641FAF"/>
    <w:rsid w:val="006429FE"/>
    <w:rsid w:val="00642D4A"/>
    <w:rsid w:val="00642ECE"/>
    <w:rsid w:val="00643113"/>
    <w:rsid w:val="006434E7"/>
    <w:rsid w:val="0064436A"/>
    <w:rsid w:val="0064440B"/>
    <w:rsid w:val="006449DE"/>
    <w:rsid w:val="00644B11"/>
    <w:rsid w:val="00644F96"/>
    <w:rsid w:val="00644FC3"/>
    <w:rsid w:val="0064549B"/>
    <w:rsid w:val="0064613A"/>
    <w:rsid w:val="00646A0C"/>
    <w:rsid w:val="00646C1E"/>
    <w:rsid w:val="00647AD9"/>
    <w:rsid w:val="0065067D"/>
    <w:rsid w:val="00650747"/>
    <w:rsid w:val="00650782"/>
    <w:rsid w:val="00650CB7"/>
    <w:rsid w:val="00651061"/>
    <w:rsid w:val="006513DD"/>
    <w:rsid w:val="006514E9"/>
    <w:rsid w:val="00651A72"/>
    <w:rsid w:val="0065325D"/>
    <w:rsid w:val="006540BB"/>
    <w:rsid w:val="006549B2"/>
    <w:rsid w:val="00654D28"/>
    <w:rsid w:val="00655261"/>
    <w:rsid w:val="006555D7"/>
    <w:rsid w:val="00655672"/>
    <w:rsid w:val="006558C2"/>
    <w:rsid w:val="00655D5F"/>
    <w:rsid w:val="0065600D"/>
    <w:rsid w:val="006566AF"/>
    <w:rsid w:val="00656A67"/>
    <w:rsid w:val="00656D08"/>
    <w:rsid w:val="00657194"/>
    <w:rsid w:val="006577C9"/>
    <w:rsid w:val="006578D5"/>
    <w:rsid w:val="00657C71"/>
    <w:rsid w:val="00660164"/>
    <w:rsid w:val="00660E3E"/>
    <w:rsid w:val="006625AB"/>
    <w:rsid w:val="0066290C"/>
    <w:rsid w:val="006629A0"/>
    <w:rsid w:val="00662AC7"/>
    <w:rsid w:val="00662DC3"/>
    <w:rsid w:val="00663068"/>
    <w:rsid w:val="006632FA"/>
    <w:rsid w:val="00663B2D"/>
    <w:rsid w:val="00663B6C"/>
    <w:rsid w:val="006649C0"/>
    <w:rsid w:val="006649D8"/>
    <w:rsid w:val="00664ADB"/>
    <w:rsid w:val="00664BB6"/>
    <w:rsid w:val="00664E41"/>
    <w:rsid w:val="00665534"/>
    <w:rsid w:val="00665763"/>
    <w:rsid w:val="00665E4E"/>
    <w:rsid w:val="006666E7"/>
    <w:rsid w:val="00666EF3"/>
    <w:rsid w:val="00667209"/>
    <w:rsid w:val="0066742C"/>
    <w:rsid w:val="0066790E"/>
    <w:rsid w:val="0067029A"/>
    <w:rsid w:val="00671280"/>
    <w:rsid w:val="00671497"/>
    <w:rsid w:val="006720CD"/>
    <w:rsid w:val="0067212C"/>
    <w:rsid w:val="00672470"/>
    <w:rsid w:val="00672A7F"/>
    <w:rsid w:val="00672AAA"/>
    <w:rsid w:val="00672BC4"/>
    <w:rsid w:val="00672F70"/>
    <w:rsid w:val="00673606"/>
    <w:rsid w:val="0067370F"/>
    <w:rsid w:val="00673D38"/>
    <w:rsid w:val="00673E40"/>
    <w:rsid w:val="00674421"/>
    <w:rsid w:val="00674A94"/>
    <w:rsid w:val="00674C6B"/>
    <w:rsid w:val="00674CC4"/>
    <w:rsid w:val="006753FB"/>
    <w:rsid w:val="00675E98"/>
    <w:rsid w:val="00676234"/>
    <w:rsid w:val="00676417"/>
    <w:rsid w:val="00677432"/>
    <w:rsid w:val="00677BE5"/>
    <w:rsid w:val="00680240"/>
    <w:rsid w:val="006813C2"/>
    <w:rsid w:val="00681564"/>
    <w:rsid w:val="00681727"/>
    <w:rsid w:val="00681987"/>
    <w:rsid w:val="00681F24"/>
    <w:rsid w:val="00681FB2"/>
    <w:rsid w:val="00682283"/>
    <w:rsid w:val="00682576"/>
    <w:rsid w:val="0068268C"/>
    <w:rsid w:val="00682766"/>
    <w:rsid w:val="00683223"/>
    <w:rsid w:val="00683551"/>
    <w:rsid w:val="006842BB"/>
    <w:rsid w:val="006848F5"/>
    <w:rsid w:val="00684926"/>
    <w:rsid w:val="00684C2F"/>
    <w:rsid w:val="00684C43"/>
    <w:rsid w:val="00684EDC"/>
    <w:rsid w:val="0068548E"/>
    <w:rsid w:val="00685833"/>
    <w:rsid w:val="0068598A"/>
    <w:rsid w:val="006910E7"/>
    <w:rsid w:val="006922E8"/>
    <w:rsid w:val="00692986"/>
    <w:rsid w:val="0069362F"/>
    <w:rsid w:val="006937E1"/>
    <w:rsid w:val="006941EB"/>
    <w:rsid w:val="0069428E"/>
    <w:rsid w:val="00694B1B"/>
    <w:rsid w:val="00695144"/>
    <w:rsid w:val="00695FBF"/>
    <w:rsid w:val="00697607"/>
    <w:rsid w:val="00697EA8"/>
    <w:rsid w:val="00697F7F"/>
    <w:rsid w:val="006A0399"/>
    <w:rsid w:val="006A0679"/>
    <w:rsid w:val="006A06C4"/>
    <w:rsid w:val="006A0CCB"/>
    <w:rsid w:val="006A0E2C"/>
    <w:rsid w:val="006A12AD"/>
    <w:rsid w:val="006A159A"/>
    <w:rsid w:val="006A19F7"/>
    <w:rsid w:val="006A221F"/>
    <w:rsid w:val="006A2A68"/>
    <w:rsid w:val="006A30E6"/>
    <w:rsid w:val="006A3A4D"/>
    <w:rsid w:val="006A3AD9"/>
    <w:rsid w:val="006A3E8C"/>
    <w:rsid w:val="006A4336"/>
    <w:rsid w:val="006A486E"/>
    <w:rsid w:val="006A5168"/>
    <w:rsid w:val="006A5317"/>
    <w:rsid w:val="006A5598"/>
    <w:rsid w:val="006A5947"/>
    <w:rsid w:val="006A640B"/>
    <w:rsid w:val="006A654E"/>
    <w:rsid w:val="006A65E9"/>
    <w:rsid w:val="006A6712"/>
    <w:rsid w:val="006A67D2"/>
    <w:rsid w:val="006A67D5"/>
    <w:rsid w:val="006A7DA6"/>
    <w:rsid w:val="006B0C54"/>
    <w:rsid w:val="006B0DB7"/>
    <w:rsid w:val="006B1B41"/>
    <w:rsid w:val="006B1E3B"/>
    <w:rsid w:val="006B21BA"/>
    <w:rsid w:val="006B2407"/>
    <w:rsid w:val="006B2FD1"/>
    <w:rsid w:val="006B3D8F"/>
    <w:rsid w:val="006B40D4"/>
    <w:rsid w:val="006B4165"/>
    <w:rsid w:val="006B4DEB"/>
    <w:rsid w:val="006B4E67"/>
    <w:rsid w:val="006B4EBA"/>
    <w:rsid w:val="006B6037"/>
    <w:rsid w:val="006B6176"/>
    <w:rsid w:val="006B637C"/>
    <w:rsid w:val="006B65B9"/>
    <w:rsid w:val="006B6F38"/>
    <w:rsid w:val="006B7040"/>
    <w:rsid w:val="006C05A8"/>
    <w:rsid w:val="006C10F0"/>
    <w:rsid w:val="006C1269"/>
    <w:rsid w:val="006C1A87"/>
    <w:rsid w:val="006C2244"/>
    <w:rsid w:val="006C2C77"/>
    <w:rsid w:val="006C2DA3"/>
    <w:rsid w:val="006C3299"/>
    <w:rsid w:val="006C335B"/>
    <w:rsid w:val="006C3A53"/>
    <w:rsid w:val="006C3A99"/>
    <w:rsid w:val="006C3B8A"/>
    <w:rsid w:val="006C4435"/>
    <w:rsid w:val="006C489B"/>
    <w:rsid w:val="006C4CE0"/>
    <w:rsid w:val="006C4E86"/>
    <w:rsid w:val="006C597C"/>
    <w:rsid w:val="006C60F6"/>
    <w:rsid w:val="006C6314"/>
    <w:rsid w:val="006C67D9"/>
    <w:rsid w:val="006C68BD"/>
    <w:rsid w:val="006C6A54"/>
    <w:rsid w:val="006C6B30"/>
    <w:rsid w:val="006C6BD4"/>
    <w:rsid w:val="006C6E8C"/>
    <w:rsid w:val="006C7596"/>
    <w:rsid w:val="006C769B"/>
    <w:rsid w:val="006D09F1"/>
    <w:rsid w:val="006D0B54"/>
    <w:rsid w:val="006D194A"/>
    <w:rsid w:val="006D25DF"/>
    <w:rsid w:val="006D2C5F"/>
    <w:rsid w:val="006D2F2B"/>
    <w:rsid w:val="006D345F"/>
    <w:rsid w:val="006D373F"/>
    <w:rsid w:val="006D4A30"/>
    <w:rsid w:val="006D519A"/>
    <w:rsid w:val="006D523C"/>
    <w:rsid w:val="006D5CBC"/>
    <w:rsid w:val="006D60F0"/>
    <w:rsid w:val="006D68A2"/>
    <w:rsid w:val="006D7BAF"/>
    <w:rsid w:val="006D7FDB"/>
    <w:rsid w:val="006E00FA"/>
    <w:rsid w:val="006E0692"/>
    <w:rsid w:val="006E0898"/>
    <w:rsid w:val="006E09DC"/>
    <w:rsid w:val="006E11E5"/>
    <w:rsid w:val="006E1905"/>
    <w:rsid w:val="006E1ECD"/>
    <w:rsid w:val="006E1F66"/>
    <w:rsid w:val="006E2456"/>
    <w:rsid w:val="006E2477"/>
    <w:rsid w:val="006E257A"/>
    <w:rsid w:val="006E3202"/>
    <w:rsid w:val="006E395D"/>
    <w:rsid w:val="006E3D38"/>
    <w:rsid w:val="006E3F72"/>
    <w:rsid w:val="006E3FC6"/>
    <w:rsid w:val="006E43DD"/>
    <w:rsid w:val="006E49B1"/>
    <w:rsid w:val="006E49C7"/>
    <w:rsid w:val="006E55E4"/>
    <w:rsid w:val="006E66FD"/>
    <w:rsid w:val="006E76F3"/>
    <w:rsid w:val="006E775F"/>
    <w:rsid w:val="006E7F97"/>
    <w:rsid w:val="006F0426"/>
    <w:rsid w:val="006F0641"/>
    <w:rsid w:val="006F0D1B"/>
    <w:rsid w:val="006F0DEA"/>
    <w:rsid w:val="006F2072"/>
    <w:rsid w:val="006F2EE3"/>
    <w:rsid w:val="006F320A"/>
    <w:rsid w:val="006F334D"/>
    <w:rsid w:val="006F3CAE"/>
    <w:rsid w:val="006F4165"/>
    <w:rsid w:val="006F41AA"/>
    <w:rsid w:val="006F4369"/>
    <w:rsid w:val="006F446A"/>
    <w:rsid w:val="006F4815"/>
    <w:rsid w:val="006F4B2E"/>
    <w:rsid w:val="006F4B9C"/>
    <w:rsid w:val="006F5C9A"/>
    <w:rsid w:val="006F6C36"/>
    <w:rsid w:val="006F739D"/>
    <w:rsid w:val="006F7C76"/>
    <w:rsid w:val="006F7DB6"/>
    <w:rsid w:val="00700071"/>
    <w:rsid w:val="0070034C"/>
    <w:rsid w:val="00700468"/>
    <w:rsid w:val="00700B40"/>
    <w:rsid w:val="00700F39"/>
    <w:rsid w:val="00701276"/>
    <w:rsid w:val="00701DA4"/>
    <w:rsid w:val="00702411"/>
    <w:rsid w:val="00702621"/>
    <w:rsid w:val="00702C15"/>
    <w:rsid w:val="00703304"/>
    <w:rsid w:val="007037A6"/>
    <w:rsid w:val="00703807"/>
    <w:rsid w:val="00703FD8"/>
    <w:rsid w:val="0070405B"/>
    <w:rsid w:val="00704851"/>
    <w:rsid w:val="00705414"/>
    <w:rsid w:val="0070782E"/>
    <w:rsid w:val="00707A26"/>
    <w:rsid w:val="00710D1F"/>
    <w:rsid w:val="00710E4D"/>
    <w:rsid w:val="00711EC0"/>
    <w:rsid w:val="007124DF"/>
    <w:rsid w:val="00712725"/>
    <w:rsid w:val="00712747"/>
    <w:rsid w:val="007129D8"/>
    <w:rsid w:val="00712B57"/>
    <w:rsid w:val="00713363"/>
    <w:rsid w:val="007133FB"/>
    <w:rsid w:val="00713889"/>
    <w:rsid w:val="007142A4"/>
    <w:rsid w:val="007149CD"/>
    <w:rsid w:val="00714AF2"/>
    <w:rsid w:val="00715671"/>
    <w:rsid w:val="007161F6"/>
    <w:rsid w:val="007165BD"/>
    <w:rsid w:val="00717034"/>
    <w:rsid w:val="0072081B"/>
    <w:rsid w:val="00720E3B"/>
    <w:rsid w:val="0072193F"/>
    <w:rsid w:val="007237FD"/>
    <w:rsid w:val="00723A65"/>
    <w:rsid w:val="00724098"/>
    <w:rsid w:val="0072486F"/>
    <w:rsid w:val="00724FBB"/>
    <w:rsid w:val="0072583D"/>
    <w:rsid w:val="00725897"/>
    <w:rsid w:val="00725C8C"/>
    <w:rsid w:val="00725D61"/>
    <w:rsid w:val="00726BEB"/>
    <w:rsid w:val="0072702B"/>
    <w:rsid w:val="0072750B"/>
    <w:rsid w:val="00727FFA"/>
    <w:rsid w:val="007301AB"/>
    <w:rsid w:val="00730597"/>
    <w:rsid w:val="00730C70"/>
    <w:rsid w:val="00730CAD"/>
    <w:rsid w:val="00731BDB"/>
    <w:rsid w:val="00731C42"/>
    <w:rsid w:val="00732292"/>
    <w:rsid w:val="00732697"/>
    <w:rsid w:val="00732B32"/>
    <w:rsid w:val="00733EE7"/>
    <w:rsid w:val="007367B6"/>
    <w:rsid w:val="00737286"/>
    <w:rsid w:val="007376DB"/>
    <w:rsid w:val="00737CFE"/>
    <w:rsid w:val="00737D48"/>
    <w:rsid w:val="00737DCC"/>
    <w:rsid w:val="007405E2"/>
    <w:rsid w:val="00740AA8"/>
    <w:rsid w:val="00740B9A"/>
    <w:rsid w:val="007412F0"/>
    <w:rsid w:val="007415FA"/>
    <w:rsid w:val="00741E30"/>
    <w:rsid w:val="00742035"/>
    <w:rsid w:val="007425FC"/>
    <w:rsid w:val="00743402"/>
    <w:rsid w:val="00743A24"/>
    <w:rsid w:val="00743EAE"/>
    <w:rsid w:val="00744081"/>
    <w:rsid w:val="00744A11"/>
    <w:rsid w:val="00744CA8"/>
    <w:rsid w:val="0074528D"/>
    <w:rsid w:val="00745430"/>
    <w:rsid w:val="00745927"/>
    <w:rsid w:val="00746049"/>
    <w:rsid w:val="007460CE"/>
    <w:rsid w:val="00747AAA"/>
    <w:rsid w:val="00747ADC"/>
    <w:rsid w:val="0075003F"/>
    <w:rsid w:val="0075109F"/>
    <w:rsid w:val="00751562"/>
    <w:rsid w:val="00751771"/>
    <w:rsid w:val="0075265E"/>
    <w:rsid w:val="00753FAB"/>
    <w:rsid w:val="00754BC2"/>
    <w:rsid w:val="00755188"/>
    <w:rsid w:val="0075560E"/>
    <w:rsid w:val="0075571E"/>
    <w:rsid w:val="00755DF5"/>
    <w:rsid w:val="00755FEE"/>
    <w:rsid w:val="0075615C"/>
    <w:rsid w:val="00756321"/>
    <w:rsid w:val="007574AF"/>
    <w:rsid w:val="00757F4D"/>
    <w:rsid w:val="007603A4"/>
    <w:rsid w:val="00760988"/>
    <w:rsid w:val="00760E66"/>
    <w:rsid w:val="00760F52"/>
    <w:rsid w:val="00761D66"/>
    <w:rsid w:val="00761D7D"/>
    <w:rsid w:val="00761D8A"/>
    <w:rsid w:val="00761F45"/>
    <w:rsid w:val="0076232D"/>
    <w:rsid w:val="0076241B"/>
    <w:rsid w:val="00762609"/>
    <w:rsid w:val="0076330F"/>
    <w:rsid w:val="007634E7"/>
    <w:rsid w:val="007638A4"/>
    <w:rsid w:val="00764239"/>
    <w:rsid w:val="00765408"/>
    <w:rsid w:val="007658D6"/>
    <w:rsid w:val="00765927"/>
    <w:rsid w:val="007663D1"/>
    <w:rsid w:val="00766702"/>
    <w:rsid w:val="007667E1"/>
    <w:rsid w:val="007667EC"/>
    <w:rsid w:val="007667EE"/>
    <w:rsid w:val="0076683F"/>
    <w:rsid w:val="00766D0A"/>
    <w:rsid w:val="00766F5B"/>
    <w:rsid w:val="00770306"/>
    <w:rsid w:val="00770BE9"/>
    <w:rsid w:val="007710E9"/>
    <w:rsid w:val="00771C3D"/>
    <w:rsid w:val="007722CF"/>
    <w:rsid w:val="007728D0"/>
    <w:rsid w:val="007728F3"/>
    <w:rsid w:val="00772E07"/>
    <w:rsid w:val="0077310B"/>
    <w:rsid w:val="007733EB"/>
    <w:rsid w:val="0077350C"/>
    <w:rsid w:val="00773546"/>
    <w:rsid w:val="007735C9"/>
    <w:rsid w:val="007738AE"/>
    <w:rsid w:val="0077413B"/>
    <w:rsid w:val="007747DD"/>
    <w:rsid w:val="0077480C"/>
    <w:rsid w:val="007749BF"/>
    <w:rsid w:val="00774B99"/>
    <w:rsid w:val="00774D1A"/>
    <w:rsid w:val="00774EBB"/>
    <w:rsid w:val="0077561A"/>
    <w:rsid w:val="0077565B"/>
    <w:rsid w:val="00775754"/>
    <w:rsid w:val="0077647D"/>
    <w:rsid w:val="00776AE3"/>
    <w:rsid w:val="007772B4"/>
    <w:rsid w:val="00777A2C"/>
    <w:rsid w:val="00777DFC"/>
    <w:rsid w:val="00781407"/>
    <w:rsid w:val="007819E9"/>
    <w:rsid w:val="00781A8A"/>
    <w:rsid w:val="00781B80"/>
    <w:rsid w:val="00781E4F"/>
    <w:rsid w:val="007827A5"/>
    <w:rsid w:val="00782892"/>
    <w:rsid w:val="007830FF"/>
    <w:rsid w:val="00784255"/>
    <w:rsid w:val="00784489"/>
    <w:rsid w:val="007847AB"/>
    <w:rsid w:val="00784B9C"/>
    <w:rsid w:val="00784F0D"/>
    <w:rsid w:val="00785E27"/>
    <w:rsid w:val="0078630D"/>
    <w:rsid w:val="00786828"/>
    <w:rsid w:val="007869BD"/>
    <w:rsid w:val="00786C76"/>
    <w:rsid w:val="00786E41"/>
    <w:rsid w:val="00786FBF"/>
    <w:rsid w:val="007878D0"/>
    <w:rsid w:val="00790233"/>
    <w:rsid w:val="00790C2C"/>
    <w:rsid w:val="00790E1F"/>
    <w:rsid w:val="0079196F"/>
    <w:rsid w:val="00791DF8"/>
    <w:rsid w:val="00792AD7"/>
    <w:rsid w:val="00793F02"/>
    <w:rsid w:val="00794871"/>
    <w:rsid w:val="00795F06"/>
    <w:rsid w:val="00795F48"/>
    <w:rsid w:val="007960BB"/>
    <w:rsid w:val="00796ED3"/>
    <w:rsid w:val="00796F27"/>
    <w:rsid w:val="00797102"/>
    <w:rsid w:val="007973AA"/>
    <w:rsid w:val="00797D4D"/>
    <w:rsid w:val="007A0FF0"/>
    <w:rsid w:val="007A1AEB"/>
    <w:rsid w:val="007A1CFF"/>
    <w:rsid w:val="007A1D6D"/>
    <w:rsid w:val="007A2F25"/>
    <w:rsid w:val="007A3117"/>
    <w:rsid w:val="007A33DF"/>
    <w:rsid w:val="007A380C"/>
    <w:rsid w:val="007A39A8"/>
    <w:rsid w:val="007A4292"/>
    <w:rsid w:val="007A4635"/>
    <w:rsid w:val="007A4B23"/>
    <w:rsid w:val="007A58C0"/>
    <w:rsid w:val="007A5B51"/>
    <w:rsid w:val="007A68B1"/>
    <w:rsid w:val="007A6CCF"/>
    <w:rsid w:val="007A707C"/>
    <w:rsid w:val="007B0AFC"/>
    <w:rsid w:val="007B1C04"/>
    <w:rsid w:val="007B1D76"/>
    <w:rsid w:val="007B2284"/>
    <w:rsid w:val="007B22B1"/>
    <w:rsid w:val="007B2973"/>
    <w:rsid w:val="007B29F7"/>
    <w:rsid w:val="007B2B89"/>
    <w:rsid w:val="007B3C79"/>
    <w:rsid w:val="007B3FD6"/>
    <w:rsid w:val="007B4E45"/>
    <w:rsid w:val="007B541D"/>
    <w:rsid w:val="007B563C"/>
    <w:rsid w:val="007B58DE"/>
    <w:rsid w:val="007B6065"/>
    <w:rsid w:val="007B7221"/>
    <w:rsid w:val="007B754F"/>
    <w:rsid w:val="007C04B0"/>
    <w:rsid w:val="007C0718"/>
    <w:rsid w:val="007C0AF6"/>
    <w:rsid w:val="007C127C"/>
    <w:rsid w:val="007C140B"/>
    <w:rsid w:val="007C1AE1"/>
    <w:rsid w:val="007C1D89"/>
    <w:rsid w:val="007C2265"/>
    <w:rsid w:val="007C2428"/>
    <w:rsid w:val="007C3633"/>
    <w:rsid w:val="007C3948"/>
    <w:rsid w:val="007C3C01"/>
    <w:rsid w:val="007C3F51"/>
    <w:rsid w:val="007C46A9"/>
    <w:rsid w:val="007C470A"/>
    <w:rsid w:val="007C4791"/>
    <w:rsid w:val="007C4842"/>
    <w:rsid w:val="007C4994"/>
    <w:rsid w:val="007C4BBE"/>
    <w:rsid w:val="007C4D07"/>
    <w:rsid w:val="007C4D58"/>
    <w:rsid w:val="007C5294"/>
    <w:rsid w:val="007C53D6"/>
    <w:rsid w:val="007C5876"/>
    <w:rsid w:val="007C5B06"/>
    <w:rsid w:val="007C5B16"/>
    <w:rsid w:val="007C5D1C"/>
    <w:rsid w:val="007C64CE"/>
    <w:rsid w:val="007C67E7"/>
    <w:rsid w:val="007C6CA7"/>
    <w:rsid w:val="007C717A"/>
    <w:rsid w:val="007C7CD0"/>
    <w:rsid w:val="007D029D"/>
    <w:rsid w:val="007D1836"/>
    <w:rsid w:val="007D214B"/>
    <w:rsid w:val="007D2AFC"/>
    <w:rsid w:val="007D2C7F"/>
    <w:rsid w:val="007D2DC5"/>
    <w:rsid w:val="007D31B1"/>
    <w:rsid w:val="007D383F"/>
    <w:rsid w:val="007D42C8"/>
    <w:rsid w:val="007D4B94"/>
    <w:rsid w:val="007D52C2"/>
    <w:rsid w:val="007D577C"/>
    <w:rsid w:val="007D583F"/>
    <w:rsid w:val="007D6581"/>
    <w:rsid w:val="007D700F"/>
    <w:rsid w:val="007D7B1F"/>
    <w:rsid w:val="007D7D89"/>
    <w:rsid w:val="007E073F"/>
    <w:rsid w:val="007E0D17"/>
    <w:rsid w:val="007E1B9A"/>
    <w:rsid w:val="007E2520"/>
    <w:rsid w:val="007E25E0"/>
    <w:rsid w:val="007E392D"/>
    <w:rsid w:val="007E3A47"/>
    <w:rsid w:val="007E3CEF"/>
    <w:rsid w:val="007E3F39"/>
    <w:rsid w:val="007E3FAA"/>
    <w:rsid w:val="007E5B6A"/>
    <w:rsid w:val="007E5BDB"/>
    <w:rsid w:val="007E5CE7"/>
    <w:rsid w:val="007E5DCF"/>
    <w:rsid w:val="007E77E9"/>
    <w:rsid w:val="007E7E6F"/>
    <w:rsid w:val="007F02C8"/>
    <w:rsid w:val="007F033B"/>
    <w:rsid w:val="007F0599"/>
    <w:rsid w:val="007F07D8"/>
    <w:rsid w:val="007F18F2"/>
    <w:rsid w:val="007F1A2F"/>
    <w:rsid w:val="007F1D08"/>
    <w:rsid w:val="007F31F1"/>
    <w:rsid w:val="007F374C"/>
    <w:rsid w:val="007F3FC2"/>
    <w:rsid w:val="007F4E5B"/>
    <w:rsid w:val="007F5B49"/>
    <w:rsid w:val="007F5D23"/>
    <w:rsid w:val="007F6ABC"/>
    <w:rsid w:val="007F6CB2"/>
    <w:rsid w:val="007F6F67"/>
    <w:rsid w:val="00800536"/>
    <w:rsid w:val="00800555"/>
    <w:rsid w:val="00801E8C"/>
    <w:rsid w:val="008027A8"/>
    <w:rsid w:val="00803106"/>
    <w:rsid w:val="00803703"/>
    <w:rsid w:val="00803846"/>
    <w:rsid w:val="00803F3E"/>
    <w:rsid w:val="008045D3"/>
    <w:rsid w:val="008047AF"/>
    <w:rsid w:val="008047E5"/>
    <w:rsid w:val="00804ACC"/>
    <w:rsid w:val="00804FEE"/>
    <w:rsid w:val="00805B0C"/>
    <w:rsid w:val="00805D25"/>
    <w:rsid w:val="00805D3D"/>
    <w:rsid w:val="00806594"/>
    <w:rsid w:val="008067B0"/>
    <w:rsid w:val="0080688A"/>
    <w:rsid w:val="00807600"/>
    <w:rsid w:val="00807862"/>
    <w:rsid w:val="008079F9"/>
    <w:rsid w:val="00807C57"/>
    <w:rsid w:val="008100B4"/>
    <w:rsid w:val="0081093C"/>
    <w:rsid w:val="008109E2"/>
    <w:rsid w:val="00810A8E"/>
    <w:rsid w:val="00810C70"/>
    <w:rsid w:val="00811123"/>
    <w:rsid w:val="00811775"/>
    <w:rsid w:val="00811A08"/>
    <w:rsid w:val="00811FE7"/>
    <w:rsid w:val="00812288"/>
    <w:rsid w:val="008124FD"/>
    <w:rsid w:val="00812EC7"/>
    <w:rsid w:val="0081311B"/>
    <w:rsid w:val="00813145"/>
    <w:rsid w:val="008131FD"/>
    <w:rsid w:val="00813462"/>
    <w:rsid w:val="00813E90"/>
    <w:rsid w:val="008146EA"/>
    <w:rsid w:val="0081487D"/>
    <w:rsid w:val="00814900"/>
    <w:rsid w:val="0081602B"/>
    <w:rsid w:val="00816627"/>
    <w:rsid w:val="008168A5"/>
    <w:rsid w:val="00816AC0"/>
    <w:rsid w:val="00816E55"/>
    <w:rsid w:val="008175D9"/>
    <w:rsid w:val="00820DC5"/>
    <w:rsid w:val="00820F93"/>
    <w:rsid w:val="0082124F"/>
    <w:rsid w:val="00821432"/>
    <w:rsid w:val="00822169"/>
    <w:rsid w:val="008222CD"/>
    <w:rsid w:val="008223F4"/>
    <w:rsid w:val="0082249A"/>
    <w:rsid w:val="00822518"/>
    <w:rsid w:val="0082291B"/>
    <w:rsid w:val="00822C90"/>
    <w:rsid w:val="008234A1"/>
    <w:rsid w:val="00823DD1"/>
    <w:rsid w:val="00824EE9"/>
    <w:rsid w:val="00824F84"/>
    <w:rsid w:val="008250E6"/>
    <w:rsid w:val="0082568D"/>
    <w:rsid w:val="008258FE"/>
    <w:rsid w:val="008259CC"/>
    <w:rsid w:val="00825BC2"/>
    <w:rsid w:val="00826E4F"/>
    <w:rsid w:val="008270BE"/>
    <w:rsid w:val="008305CB"/>
    <w:rsid w:val="00830F1D"/>
    <w:rsid w:val="00831045"/>
    <w:rsid w:val="0083120A"/>
    <w:rsid w:val="008313CB"/>
    <w:rsid w:val="00831F5F"/>
    <w:rsid w:val="00831FF8"/>
    <w:rsid w:val="00832707"/>
    <w:rsid w:val="0083391F"/>
    <w:rsid w:val="00833A71"/>
    <w:rsid w:val="008341C7"/>
    <w:rsid w:val="00834854"/>
    <w:rsid w:val="0083517C"/>
    <w:rsid w:val="0083532E"/>
    <w:rsid w:val="0083637F"/>
    <w:rsid w:val="00836562"/>
    <w:rsid w:val="008373F0"/>
    <w:rsid w:val="0083785A"/>
    <w:rsid w:val="008378A3"/>
    <w:rsid w:val="00840951"/>
    <w:rsid w:val="00840E45"/>
    <w:rsid w:val="00841362"/>
    <w:rsid w:val="00841D5B"/>
    <w:rsid w:val="00842363"/>
    <w:rsid w:val="008428E0"/>
    <w:rsid w:val="00843044"/>
    <w:rsid w:val="00843A46"/>
    <w:rsid w:val="00843AD8"/>
    <w:rsid w:val="00843EAD"/>
    <w:rsid w:val="0084489D"/>
    <w:rsid w:val="00844DC5"/>
    <w:rsid w:val="00845582"/>
    <w:rsid w:val="0084594E"/>
    <w:rsid w:val="00845F17"/>
    <w:rsid w:val="008466F2"/>
    <w:rsid w:val="00846AAE"/>
    <w:rsid w:val="00846F69"/>
    <w:rsid w:val="00847837"/>
    <w:rsid w:val="00850591"/>
    <w:rsid w:val="00850984"/>
    <w:rsid w:val="00850C29"/>
    <w:rsid w:val="00851190"/>
    <w:rsid w:val="00852997"/>
    <w:rsid w:val="00853A9D"/>
    <w:rsid w:val="00853D09"/>
    <w:rsid w:val="00854209"/>
    <w:rsid w:val="00854303"/>
    <w:rsid w:val="0085441D"/>
    <w:rsid w:val="0085461C"/>
    <w:rsid w:val="008548D6"/>
    <w:rsid w:val="00855891"/>
    <w:rsid w:val="00855DDE"/>
    <w:rsid w:val="0085646D"/>
    <w:rsid w:val="00856879"/>
    <w:rsid w:val="00856F8F"/>
    <w:rsid w:val="0086027E"/>
    <w:rsid w:val="0086063B"/>
    <w:rsid w:val="00860BAB"/>
    <w:rsid w:val="00861199"/>
    <w:rsid w:val="008638AE"/>
    <w:rsid w:val="00863BDC"/>
    <w:rsid w:val="00863D01"/>
    <w:rsid w:val="00863D49"/>
    <w:rsid w:val="00864843"/>
    <w:rsid w:val="008648EE"/>
    <w:rsid w:val="00864E77"/>
    <w:rsid w:val="00865622"/>
    <w:rsid w:val="00865AB8"/>
    <w:rsid w:val="008663C2"/>
    <w:rsid w:val="00866768"/>
    <w:rsid w:val="00866832"/>
    <w:rsid w:val="00866E62"/>
    <w:rsid w:val="0086746F"/>
    <w:rsid w:val="008674C7"/>
    <w:rsid w:val="0087023F"/>
    <w:rsid w:val="008703B5"/>
    <w:rsid w:val="00870B5F"/>
    <w:rsid w:val="00870D34"/>
    <w:rsid w:val="00871031"/>
    <w:rsid w:val="00871212"/>
    <w:rsid w:val="00871600"/>
    <w:rsid w:val="00871CB8"/>
    <w:rsid w:val="0087232C"/>
    <w:rsid w:val="00872C31"/>
    <w:rsid w:val="00873A7B"/>
    <w:rsid w:val="008740E3"/>
    <w:rsid w:val="00874137"/>
    <w:rsid w:val="0087533D"/>
    <w:rsid w:val="00875C3B"/>
    <w:rsid w:val="00875CB4"/>
    <w:rsid w:val="008761B0"/>
    <w:rsid w:val="0087713F"/>
    <w:rsid w:val="0087762E"/>
    <w:rsid w:val="0087766A"/>
    <w:rsid w:val="008803A1"/>
    <w:rsid w:val="00880683"/>
    <w:rsid w:val="00880759"/>
    <w:rsid w:val="00881A3D"/>
    <w:rsid w:val="00881D98"/>
    <w:rsid w:val="00881F02"/>
    <w:rsid w:val="008820E3"/>
    <w:rsid w:val="008827A8"/>
    <w:rsid w:val="00882CAC"/>
    <w:rsid w:val="00883252"/>
    <w:rsid w:val="00883991"/>
    <w:rsid w:val="00883D24"/>
    <w:rsid w:val="00884285"/>
    <w:rsid w:val="0088438A"/>
    <w:rsid w:val="008844D4"/>
    <w:rsid w:val="00884D3E"/>
    <w:rsid w:val="00884DA7"/>
    <w:rsid w:val="0088508D"/>
    <w:rsid w:val="0088546E"/>
    <w:rsid w:val="00885C05"/>
    <w:rsid w:val="00885CD9"/>
    <w:rsid w:val="0088605B"/>
    <w:rsid w:val="00886EC6"/>
    <w:rsid w:val="0089004B"/>
    <w:rsid w:val="008902EB"/>
    <w:rsid w:val="00890757"/>
    <w:rsid w:val="00891264"/>
    <w:rsid w:val="008915F8"/>
    <w:rsid w:val="008917B8"/>
    <w:rsid w:val="008920FB"/>
    <w:rsid w:val="00892541"/>
    <w:rsid w:val="00892FB4"/>
    <w:rsid w:val="00893B27"/>
    <w:rsid w:val="008941C6"/>
    <w:rsid w:val="008947A8"/>
    <w:rsid w:val="0089521D"/>
    <w:rsid w:val="0089544A"/>
    <w:rsid w:val="008956B3"/>
    <w:rsid w:val="00895D95"/>
    <w:rsid w:val="00896050"/>
    <w:rsid w:val="00896904"/>
    <w:rsid w:val="00897039"/>
    <w:rsid w:val="0089783F"/>
    <w:rsid w:val="008A02B4"/>
    <w:rsid w:val="008A066E"/>
    <w:rsid w:val="008A0798"/>
    <w:rsid w:val="008A07DD"/>
    <w:rsid w:val="008A0829"/>
    <w:rsid w:val="008A0AC2"/>
    <w:rsid w:val="008A107B"/>
    <w:rsid w:val="008A1269"/>
    <w:rsid w:val="008A1943"/>
    <w:rsid w:val="008A21ED"/>
    <w:rsid w:val="008A3F11"/>
    <w:rsid w:val="008A48DF"/>
    <w:rsid w:val="008A4A5E"/>
    <w:rsid w:val="008A4C26"/>
    <w:rsid w:val="008A4F23"/>
    <w:rsid w:val="008A5EEA"/>
    <w:rsid w:val="008A5FC2"/>
    <w:rsid w:val="008A61F0"/>
    <w:rsid w:val="008A7127"/>
    <w:rsid w:val="008A746C"/>
    <w:rsid w:val="008B047F"/>
    <w:rsid w:val="008B0759"/>
    <w:rsid w:val="008B0962"/>
    <w:rsid w:val="008B0B64"/>
    <w:rsid w:val="008B0FDF"/>
    <w:rsid w:val="008B1E44"/>
    <w:rsid w:val="008B219D"/>
    <w:rsid w:val="008B21E0"/>
    <w:rsid w:val="008B2AAA"/>
    <w:rsid w:val="008B308A"/>
    <w:rsid w:val="008B33CB"/>
    <w:rsid w:val="008B434E"/>
    <w:rsid w:val="008B438B"/>
    <w:rsid w:val="008B4899"/>
    <w:rsid w:val="008B4F1A"/>
    <w:rsid w:val="008B5005"/>
    <w:rsid w:val="008B5D9A"/>
    <w:rsid w:val="008B5E66"/>
    <w:rsid w:val="008B688E"/>
    <w:rsid w:val="008B69BD"/>
    <w:rsid w:val="008B6FCB"/>
    <w:rsid w:val="008B7627"/>
    <w:rsid w:val="008C0014"/>
    <w:rsid w:val="008C00E2"/>
    <w:rsid w:val="008C04C2"/>
    <w:rsid w:val="008C1072"/>
    <w:rsid w:val="008C138E"/>
    <w:rsid w:val="008C14D1"/>
    <w:rsid w:val="008C223F"/>
    <w:rsid w:val="008C2561"/>
    <w:rsid w:val="008C28B1"/>
    <w:rsid w:val="008C2CC1"/>
    <w:rsid w:val="008C34BB"/>
    <w:rsid w:val="008C3ACE"/>
    <w:rsid w:val="008C3E79"/>
    <w:rsid w:val="008C3F90"/>
    <w:rsid w:val="008C3FED"/>
    <w:rsid w:val="008C4074"/>
    <w:rsid w:val="008C4D8C"/>
    <w:rsid w:val="008C5C37"/>
    <w:rsid w:val="008C6240"/>
    <w:rsid w:val="008C72D7"/>
    <w:rsid w:val="008C7313"/>
    <w:rsid w:val="008C795F"/>
    <w:rsid w:val="008C7CF0"/>
    <w:rsid w:val="008D01D1"/>
    <w:rsid w:val="008D07B2"/>
    <w:rsid w:val="008D07D9"/>
    <w:rsid w:val="008D0AD0"/>
    <w:rsid w:val="008D0E9D"/>
    <w:rsid w:val="008D1873"/>
    <w:rsid w:val="008D187F"/>
    <w:rsid w:val="008D1B3C"/>
    <w:rsid w:val="008D1BA9"/>
    <w:rsid w:val="008D1D95"/>
    <w:rsid w:val="008D2070"/>
    <w:rsid w:val="008D20D8"/>
    <w:rsid w:val="008D2292"/>
    <w:rsid w:val="008D294A"/>
    <w:rsid w:val="008D3044"/>
    <w:rsid w:val="008D3751"/>
    <w:rsid w:val="008D3EA6"/>
    <w:rsid w:val="008D4055"/>
    <w:rsid w:val="008D40B3"/>
    <w:rsid w:val="008D4113"/>
    <w:rsid w:val="008D4DCA"/>
    <w:rsid w:val="008D587B"/>
    <w:rsid w:val="008D5D78"/>
    <w:rsid w:val="008D5D86"/>
    <w:rsid w:val="008D6299"/>
    <w:rsid w:val="008D63E5"/>
    <w:rsid w:val="008D643C"/>
    <w:rsid w:val="008D6FB1"/>
    <w:rsid w:val="008D6FC6"/>
    <w:rsid w:val="008D7109"/>
    <w:rsid w:val="008D71F3"/>
    <w:rsid w:val="008D7462"/>
    <w:rsid w:val="008D7621"/>
    <w:rsid w:val="008D7664"/>
    <w:rsid w:val="008D77D1"/>
    <w:rsid w:val="008D7FCA"/>
    <w:rsid w:val="008E070E"/>
    <w:rsid w:val="008E0C44"/>
    <w:rsid w:val="008E0FA5"/>
    <w:rsid w:val="008E137E"/>
    <w:rsid w:val="008E1534"/>
    <w:rsid w:val="008E1683"/>
    <w:rsid w:val="008E1764"/>
    <w:rsid w:val="008E1AA7"/>
    <w:rsid w:val="008E1E99"/>
    <w:rsid w:val="008E1EE6"/>
    <w:rsid w:val="008E2135"/>
    <w:rsid w:val="008E23DA"/>
    <w:rsid w:val="008E2590"/>
    <w:rsid w:val="008E2631"/>
    <w:rsid w:val="008E2E83"/>
    <w:rsid w:val="008E37E5"/>
    <w:rsid w:val="008E43D1"/>
    <w:rsid w:val="008E4513"/>
    <w:rsid w:val="008E487A"/>
    <w:rsid w:val="008E50B9"/>
    <w:rsid w:val="008E601C"/>
    <w:rsid w:val="008E620E"/>
    <w:rsid w:val="008E6505"/>
    <w:rsid w:val="008E6A4E"/>
    <w:rsid w:val="008E73F8"/>
    <w:rsid w:val="008E75E2"/>
    <w:rsid w:val="008E77B2"/>
    <w:rsid w:val="008E7B7F"/>
    <w:rsid w:val="008F0246"/>
    <w:rsid w:val="008F085E"/>
    <w:rsid w:val="008F09C3"/>
    <w:rsid w:val="008F1477"/>
    <w:rsid w:val="008F1640"/>
    <w:rsid w:val="008F177C"/>
    <w:rsid w:val="008F1B82"/>
    <w:rsid w:val="008F1E3C"/>
    <w:rsid w:val="008F220F"/>
    <w:rsid w:val="008F25C6"/>
    <w:rsid w:val="008F26DC"/>
    <w:rsid w:val="008F2FEA"/>
    <w:rsid w:val="008F383E"/>
    <w:rsid w:val="008F3E7E"/>
    <w:rsid w:val="008F462F"/>
    <w:rsid w:val="008F4678"/>
    <w:rsid w:val="008F51C8"/>
    <w:rsid w:val="008F5337"/>
    <w:rsid w:val="008F5AF4"/>
    <w:rsid w:val="008F5B53"/>
    <w:rsid w:val="008F5D19"/>
    <w:rsid w:val="008F5E04"/>
    <w:rsid w:val="008F5F59"/>
    <w:rsid w:val="008F62B8"/>
    <w:rsid w:val="008F6927"/>
    <w:rsid w:val="008F7067"/>
    <w:rsid w:val="008F7EE0"/>
    <w:rsid w:val="00900E92"/>
    <w:rsid w:val="00900F00"/>
    <w:rsid w:val="009014F8"/>
    <w:rsid w:val="009019E6"/>
    <w:rsid w:val="00901B87"/>
    <w:rsid w:val="00901D75"/>
    <w:rsid w:val="009023F7"/>
    <w:rsid w:val="0090257E"/>
    <w:rsid w:val="00902D8E"/>
    <w:rsid w:val="00903D04"/>
    <w:rsid w:val="00904040"/>
    <w:rsid w:val="00904DE0"/>
    <w:rsid w:val="00904EE3"/>
    <w:rsid w:val="0090511C"/>
    <w:rsid w:val="009051BE"/>
    <w:rsid w:val="009052F0"/>
    <w:rsid w:val="0090536E"/>
    <w:rsid w:val="00905485"/>
    <w:rsid w:val="00905D10"/>
    <w:rsid w:val="009060B8"/>
    <w:rsid w:val="00906316"/>
    <w:rsid w:val="009066A0"/>
    <w:rsid w:val="00906AB1"/>
    <w:rsid w:val="0090791C"/>
    <w:rsid w:val="0090793B"/>
    <w:rsid w:val="0091019C"/>
    <w:rsid w:val="00910884"/>
    <w:rsid w:val="009110C2"/>
    <w:rsid w:val="009119A2"/>
    <w:rsid w:val="00912E5B"/>
    <w:rsid w:val="00913269"/>
    <w:rsid w:val="00913E67"/>
    <w:rsid w:val="00914D0A"/>
    <w:rsid w:val="009157C1"/>
    <w:rsid w:val="00915D26"/>
    <w:rsid w:val="009165BE"/>
    <w:rsid w:val="00916A8D"/>
    <w:rsid w:val="00917094"/>
    <w:rsid w:val="009174BB"/>
    <w:rsid w:val="009178A2"/>
    <w:rsid w:val="009204AD"/>
    <w:rsid w:val="00920543"/>
    <w:rsid w:val="009208C2"/>
    <w:rsid w:val="00920AF8"/>
    <w:rsid w:val="00920DA8"/>
    <w:rsid w:val="0092148B"/>
    <w:rsid w:val="00921806"/>
    <w:rsid w:val="0092207B"/>
    <w:rsid w:val="00922A6E"/>
    <w:rsid w:val="00922C92"/>
    <w:rsid w:val="00922F55"/>
    <w:rsid w:val="00923B9F"/>
    <w:rsid w:val="00923C01"/>
    <w:rsid w:val="0092448A"/>
    <w:rsid w:val="00924FDD"/>
    <w:rsid w:val="009252A1"/>
    <w:rsid w:val="009254E3"/>
    <w:rsid w:val="009257D8"/>
    <w:rsid w:val="009257F0"/>
    <w:rsid w:val="009259AF"/>
    <w:rsid w:val="00925F69"/>
    <w:rsid w:val="009260D1"/>
    <w:rsid w:val="00926476"/>
    <w:rsid w:val="00926E82"/>
    <w:rsid w:val="0092745A"/>
    <w:rsid w:val="0092754C"/>
    <w:rsid w:val="0092754E"/>
    <w:rsid w:val="009276C7"/>
    <w:rsid w:val="00927ABA"/>
    <w:rsid w:val="009307E6"/>
    <w:rsid w:val="00931435"/>
    <w:rsid w:val="00931554"/>
    <w:rsid w:val="00931AB5"/>
    <w:rsid w:val="00931E6D"/>
    <w:rsid w:val="00931FAA"/>
    <w:rsid w:val="00932340"/>
    <w:rsid w:val="0093264B"/>
    <w:rsid w:val="00932EEB"/>
    <w:rsid w:val="009330E3"/>
    <w:rsid w:val="00933553"/>
    <w:rsid w:val="0093363B"/>
    <w:rsid w:val="009348E9"/>
    <w:rsid w:val="00934D2A"/>
    <w:rsid w:val="00934E18"/>
    <w:rsid w:val="00934E8D"/>
    <w:rsid w:val="009353B4"/>
    <w:rsid w:val="00935529"/>
    <w:rsid w:val="00935B38"/>
    <w:rsid w:val="00935C9B"/>
    <w:rsid w:val="00936201"/>
    <w:rsid w:val="009365C5"/>
    <w:rsid w:val="009365D3"/>
    <w:rsid w:val="009374FA"/>
    <w:rsid w:val="00940723"/>
    <w:rsid w:val="00940A0D"/>
    <w:rsid w:val="00940F13"/>
    <w:rsid w:val="009437B4"/>
    <w:rsid w:val="00944482"/>
    <w:rsid w:val="0094488F"/>
    <w:rsid w:val="00944AE5"/>
    <w:rsid w:val="00944CC3"/>
    <w:rsid w:val="009458BF"/>
    <w:rsid w:val="00945E9F"/>
    <w:rsid w:val="00946546"/>
    <w:rsid w:val="00946A74"/>
    <w:rsid w:val="00946BFA"/>
    <w:rsid w:val="00946FCC"/>
    <w:rsid w:val="0094706A"/>
    <w:rsid w:val="00947952"/>
    <w:rsid w:val="00947970"/>
    <w:rsid w:val="00947C1B"/>
    <w:rsid w:val="00947C60"/>
    <w:rsid w:val="00947FC7"/>
    <w:rsid w:val="00950038"/>
    <w:rsid w:val="0095032A"/>
    <w:rsid w:val="009504F8"/>
    <w:rsid w:val="00950750"/>
    <w:rsid w:val="009509C1"/>
    <w:rsid w:val="009515C1"/>
    <w:rsid w:val="009518DD"/>
    <w:rsid w:val="009527A0"/>
    <w:rsid w:val="00952BE9"/>
    <w:rsid w:val="00952E50"/>
    <w:rsid w:val="00952F02"/>
    <w:rsid w:val="00953334"/>
    <w:rsid w:val="0095376D"/>
    <w:rsid w:val="00953924"/>
    <w:rsid w:val="009540C7"/>
    <w:rsid w:val="00954215"/>
    <w:rsid w:val="0095430E"/>
    <w:rsid w:val="009543FD"/>
    <w:rsid w:val="00954493"/>
    <w:rsid w:val="009549A2"/>
    <w:rsid w:val="00954A95"/>
    <w:rsid w:val="00954D1B"/>
    <w:rsid w:val="00954DD9"/>
    <w:rsid w:val="009555B3"/>
    <w:rsid w:val="0095572C"/>
    <w:rsid w:val="0095599C"/>
    <w:rsid w:val="00956076"/>
    <w:rsid w:val="0095649E"/>
    <w:rsid w:val="009567E9"/>
    <w:rsid w:val="009613C0"/>
    <w:rsid w:val="00961426"/>
    <w:rsid w:val="00961CB2"/>
    <w:rsid w:val="00962348"/>
    <w:rsid w:val="009623AD"/>
    <w:rsid w:val="00962656"/>
    <w:rsid w:val="009626C2"/>
    <w:rsid w:val="00962ED8"/>
    <w:rsid w:val="00963810"/>
    <w:rsid w:val="0096385A"/>
    <w:rsid w:val="00963EC8"/>
    <w:rsid w:val="00964586"/>
    <w:rsid w:val="009649C7"/>
    <w:rsid w:val="0096576B"/>
    <w:rsid w:val="00965C1C"/>
    <w:rsid w:val="00965F7F"/>
    <w:rsid w:val="00966B44"/>
    <w:rsid w:val="00966D62"/>
    <w:rsid w:val="00967422"/>
    <w:rsid w:val="00967439"/>
    <w:rsid w:val="009675B1"/>
    <w:rsid w:val="009676C2"/>
    <w:rsid w:val="00967A40"/>
    <w:rsid w:val="0097011C"/>
    <w:rsid w:val="00970363"/>
    <w:rsid w:val="00970654"/>
    <w:rsid w:val="00971010"/>
    <w:rsid w:val="009714CF"/>
    <w:rsid w:val="00971610"/>
    <w:rsid w:val="009718CF"/>
    <w:rsid w:val="00971C8D"/>
    <w:rsid w:val="00972591"/>
    <w:rsid w:val="00972C89"/>
    <w:rsid w:val="00972CD4"/>
    <w:rsid w:val="00972DBD"/>
    <w:rsid w:val="009737FB"/>
    <w:rsid w:val="009743E6"/>
    <w:rsid w:val="009748C4"/>
    <w:rsid w:val="009754C5"/>
    <w:rsid w:val="009760F5"/>
    <w:rsid w:val="009763D2"/>
    <w:rsid w:val="009767EF"/>
    <w:rsid w:val="009768BD"/>
    <w:rsid w:val="00976FD2"/>
    <w:rsid w:val="0097722C"/>
    <w:rsid w:val="00977743"/>
    <w:rsid w:val="009779DB"/>
    <w:rsid w:val="00977CF8"/>
    <w:rsid w:val="00977D30"/>
    <w:rsid w:val="00980062"/>
    <w:rsid w:val="009805B0"/>
    <w:rsid w:val="0098063E"/>
    <w:rsid w:val="00980804"/>
    <w:rsid w:val="00980DE8"/>
    <w:rsid w:val="00980E66"/>
    <w:rsid w:val="009817AA"/>
    <w:rsid w:val="0098185F"/>
    <w:rsid w:val="00981976"/>
    <w:rsid w:val="0098285F"/>
    <w:rsid w:val="00983E39"/>
    <w:rsid w:val="00983EA7"/>
    <w:rsid w:val="00984050"/>
    <w:rsid w:val="00985C31"/>
    <w:rsid w:val="00985CDA"/>
    <w:rsid w:val="00985E81"/>
    <w:rsid w:val="009862B2"/>
    <w:rsid w:val="00986459"/>
    <w:rsid w:val="009864CF"/>
    <w:rsid w:val="00986EB3"/>
    <w:rsid w:val="00987178"/>
    <w:rsid w:val="009872FF"/>
    <w:rsid w:val="00987BF4"/>
    <w:rsid w:val="009904C5"/>
    <w:rsid w:val="00990535"/>
    <w:rsid w:val="009907DA"/>
    <w:rsid w:val="00990AB1"/>
    <w:rsid w:val="00991430"/>
    <w:rsid w:val="00991E2C"/>
    <w:rsid w:val="00992D1F"/>
    <w:rsid w:val="00993822"/>
    <w:rsid w:val="00994164"/>
    <w:rsid w:val="0099423E"/>
    <w:rsid w:val="00994717"/>
    <w:rsid w:val="00994783"/>
    <w:rsid w:val="00994BE7"/>
    <w:rsid w:val="00994EF6"/>
    <w:rsid w:val="00995176"/>
    <w:rsid w:val="00995B06"/>
    <w:rsid w:val="00996718"/>
    <w:rsid w:val="009972BE"/>
    <w:rsid w:val="009972CB"/>
    <w:rsid w:val="00997365"/>
    <w:rsid w:val="00997DEB"/>
    <w:rsid w:val="009A0618"/>
    <w:rsid w:val="009A0AD3"/>
    <w:rsid w:val="009A0C20"/>
    <w:rsid w:val="009A0CCD"/>
    <w:rsid w:val="009A123E"/>
    <w:rsid w:val="009A18EF"/>
    <w:rsid w:val="009A1B7D"/>
    <w:rsid w:val="009A2BCD"/>
    <w:rsid w:val="009A32BB"/>
    <w:rsid w:val="009A4434"/>
    <w:rsid w:val="009A50FA"/>
    <w:rsid w:val="009A5292"/>
    <w:rsid w:val="009A57F3"/>
    <w:rsid w:val="009A61F4"/>
    <w:rsid w:val="009A6597"/>
    <w:rsid w:val="009A6608"/>
    <w:rsid w:val="009A6C0E"/>
    <w:rsid w:val="009B06E1"/>
    <w:rsid w:val="009B0816"/>
    <w:rsid w:val="009B0A11"/>
    <w:rsid w:val="009B0D52"/>
    <w:rsid w:val="009B2409"/>
    <w:rsid w:val="009B29B1"/>
    <w:rsid w:val="009B2B1E"/>
    <w:rsid w:val="009B3460"/>
    <w:rsid w:val="009B3FF0"/>
    <w:rsid w:val="009B47C3"/>
    <w:rsid w:val="009B4E34"/>
    <w:rsid w:val="009B58F2"/>
    <w:rsid w:val="009B5C9F"/>
    <w:rsid w:val="009B6326"/>
    <w:rsid w:val="009B73B9"/>
    <w:rsid w:val="009B762A"/>
    <w:rsid w:val="009B7A78"/>
    <w:rsid w:val="009C0612"/>
    <w:rsid w:val="009C1B82"/>
    <w:rsid w:val="009C22A4"/>
    <w:rsid w:val="009C3524"/>
    <w:rsid w:val="009C5648"/>
    <w:rsid w:val="009C6090"/>
    <w:rsid w:val="009C613D"/>
    <w:rsid w:val="009C655A"/>
    <w:rsid w:val="009C6862"/>
    <w:rsid w:val="009C6E0C"/>
    <w:rsid w:val="009C6E70"/>
    <w:rsid w:val="009C7874"/>
    <w:rsid w:val="009C7BDF"/>
    <w:rsid w:val="009D040D"/>
    <w:rsid w:val="009D0BAC"/>
    <w:rsid w:val="009D1494"/>
    <w:rsid w:val="009D1D3F"/>
    <w:rsid w:val="009D20E3"/>
    <w:rsid w:val="009D2FCA"/>
    <w:rsid w:val="009D307A"/>
    <w:rsid w:val="009D348C"/>
    <w:rsid w:val="009D38A1"/>
    <w:rsid w:val="009D3B4A"/>
    <w:rsid w:val="009D3B91"/>
    <w:rsid w:val="009D41D1"/>
    <w:rsid w:val="009D41FF"/>
    <w:rsid w:val="009D46D2"/>
    <w:rsid w:val="009D5C8A"/>
    <w:rsid w:val="009D604E"/>
    <w:rsid w:val="009D653E"/>
    <w:rsid w:val="009D672B"/>
    <w:rsid w:val="009D6791"/>
    <w:rsid w:val="009D73C3"/>
    <w:rsid w:val="009D7624"/>
    <w:rsid w:val="009D7ED2"/>
    <w:rsid w:val="009E1945"/>
    <w:rsid w:val="009E2542"/>
    <w:rsid w:val="009E3373"/>
    <w:rsid w:val="009E3AA8"/>
    <w:rsid w:val="009E3C5F"/>
    <w:rsid w:val="009E3FCB"/>
    <w:rsid w:val="009E42AC"/>
    <w:rsid w:val="009E4383"/>
    <w:rsid w:val="009E4CB5"/>
    <w:rsid w:val="009E51F7"/>
    <w:rsid w:val="009E52FB"/>
    <w:rsid w:val="009E5668"/>
    <w:rsid w:val="009E6D6F"/>
    <w:rsid w:val="009E707C"/>
    <w:rsid w:val="009E7D0E"/>
    <w:rsid w:val="009F0D67"/>
    <w:rsid w:val="009F0DB5"/>
    <w:rsid w:val="009F1100"/>
    <w:rsid w:val="009F1210"/>
    <w:rsid w:val="009F1983"/>
    <w:rsid w:val="009F1D29"/>
    <w:rsid w:val="009F22CF"/>
    <w:rsid w:val="009F2BD0"/>
    <w:rsid w:val="009F2D9E"/>
    <w:rsid w:val="009F2E1C"/>
    <w:rsid w:val="009F3CA6"/>
    <w:rsid w:val="009F3D62"/>
    <w:rsid w:val="009F4159"/>
    <w:rsid w:val="009F4897"/>
    <w:rsid w:val="009F513D"/>
    <w:rsid w:val="009F5157"/>
    <w:rsid w:val="009F58FA"/>
    <w:rsid w:val="009F5946"/>
    <w:rsid w:val="009F5BD6"/>
    <w:rsid w:val="009F5FBC"/>
    <w:rsid w:val="009F60C8"/>
    <w:rsid w:val="009F6E8C"/>
    <w:rsid w:val="009F717E"/>
    <w:rsid w:val="009F7A8B"/>
    <w:rsid w:val="00A0083C"/>
    <w:rsid w:val="00A00A69"/>
    <w:rsid w:val="00A00A91"/>
    <w:rsid w:val="00A0132B"/>
    <w:rsid w:val="00A013A1"/>
    <w:rsid w:val="00A015EE"/>
    <w:rsid w:val="00A01998"/>
    <w:rsid w:val="00A01C93"/>
    <w:rsid w:val="00A01D45"/>
    <w:rsid w:val="00A04202"/>
    <w:rsid w:val="00A04EB2"/>
    <w:rsid w:val="00A04EFE"/>
    <w:rsid w:val="00A05382"/>
    <w:rsid w:val="00A054B1"/>
    <w:rsid w:val="00A0573A"/>
    <w:rsid w:val="00A058BC"/>
    <w:rsid w:val="00A05D25"/>
    <w:rsid w:val="00A0628C"/>
    <w:rsid w:val="00A06B4D"/>
    <w:rsid w:val="00A06EA0"/>
    <w:rsid w:val="00A07A07"/>
    <w:rsid w:val="00A10179"/>
    <w:rsid w:val="00A107A0"/>
    <w:rsid w:val="00A1084A"/>
    <w:rsid w:val="00A10984"/>
    <w:rsid w:val="00A11390"/>
    <w:rsid w:val="00A1179F"/>
    <w:rsid w:val="00A1185A"/>
    <w:rsid w:val="00A11D6A"/>
    <w:rsid w:val="00A12AF9"/>
    <w:rsid w:val="00A1335E"/>
    <w:rsid w:val="00A13492"/>
    <w:rsid w:val="00A13566"/>
    <w:rsid w:val="00A13941"/>
    <w:rsid w:val="00A13E78"/>
    <w:rsid w:val="00A13F31"/>
    <w:rsid w:val="00A14820"/>
    <w:rsid w:val="00A14969"/>
    <w:rsid w:val="00A14977"/>
    <w:rsid w:val="00A14A2E"/>
    <w:rsid w:val="00A15121"/>
    <w:rsid w:val="00A15A79"/>
    <w:rsid w:val="00A15C80"/>
    <w:rsid w:val="00A15D96"/>
    <w:rsid w:val="00A17601"/>
    <w:rsid w:val="00A20443"/>
    <w:rsid w:val="00A2068A"/>
    <w:rsid w:val="00A20D50"/>
    <w:rsid w:val="00A210E8"/>
    <w:rsid w:val="00A2186A"/>
    <w:rsid w:val="00A22791"/>
    <w:rsid w:val="00A22855"/>
    <w:rsid w:val="00A229A7"/>
    <w:rsid w:val="00A22D06"/>
    <w:rsid w:val="00A23D69"/>
    <w:rsid w:val="00A24899"/>
    <w:rsid w:val="00A249B6"/>
    <w:rsid w:val="00A24C66"/>
    <w:rsid w:val="00A25276"/>
    <w:rsid w:val="00A25BE4"/>
    <w:rsid w:val="00A27979"/>
    <w:rsid w:val="00A27D28"/>
    <w:rsid w:val="00A3093C"/>
    <w:rsid w:val="00A30EC2"/>
    <w:rsid w:val="00A30F1C"/>
    <w:rsid w:val="00A31789"/>
    <w:rsid w:val="00A31DBC"/>
    <w:rsid w:val="00A31FCC"/>
    <w:rsid w:val="00A32055"/>
    <w:rsid w:val="00A32361"/>
    <w:rsid w:val="00A32769"/>
    <w:rsid w:val="00A336FD"/>
    <w:rsid w:val="00A339D0"/>
    <w:rsid w:val="00A3444D"/>
    <w:rsid w:val="00A344BF"/>
    <w:rsid w:val="00A3485D"/>
    <w:rsid w:val="00A35030"/>
    <w:rsid w:val="00A35667"/>
    <w:rsid w:val="00A35712"/>
    <w:rsid w:val="00A3580A"/>
    <w:rsid w:val="00A35D8B"/>
    <w:rsid w:val="00A368CB"/>
    <w:rsid w:val="00A36A92"/>
    <w:rsid w:val="00A3749E"/>
    <w:rsid w:val="00A3763A"/>
    <w:rsid w:val="00A3D9FF"/>
    <w:rsid w:val="00A40553"/>
    <w:rsid w:val="00A40814"/>
    <w:rsid w:val="00A4103A"/>
    <w:rsid w:val="00A412C2"/>
    <w:rsid w:val="00A4139E"/>
    <w:rsid w:val="00A42B2E"/>
    <w:rsid w:val="00A42E62"/>
    <w:rsid w:val="00A4316B"/>
    <w:rsid w:val="00A43754"/>
    <w:rsid w:val="00A43B5A"/>
    <w:rsid w:val="00A43D13"/>
    <w:rsid w:val="00A43DEE"/>
    <w:rsid w:val="00A43FB0"/>
    <w:rsid w:val="00A4410E"/>
    <w:rsid w:val="00A44716"/>
    <w:rsid w:val="00A44C5D"/>
    <w:rsid w:val="00A45885"/>
    <w:rsid w:val="00A45AD7"/>
    <w:rsid w:val="00A45CC8"/>
    <w:rsid w:val="00A4653C"/>
    <w:rsid w:val="00A46925"/>
    <w:rsid w:val="00A46C82"/>
    <w:rsid w:val="00A46F93"/>
    <w:rsid w:val="00A47887"/>
    <w:rsid w:val="00A4798B"/>
    <w:rsid w:val="00A47EC9"/>
    <w:rsid w:val="00A505FB"/>
    <w:rsid w:val="00A510F1"/>
    <w:rsid w:val="00A5190E"/>
    <w:rsid w:val="00A51B3A"/>
    <w:rsid w:val="00A5204A"/>
    <w:rsid w:val="00A525FA"/>
    <w:rsid w:val="00A52607"/>
    <w:rsid w:val="00A5300D"/>
    <w:rsid w:val="00A54646"/>
    <w:rsid w:val="00A54749"/>
    <w:rsid w:val="00A54914"/>
    <w:rsid w:val="00A54DD0"/>
    <w:rsid w:val="00A54F25"/>
    <w:rsid w:val="00A559F9"/>
    <w:rsid w:val="00A57147"/>
    <w:rsid w:val="00A57D0D"/>
    <w:rsid w:val="00A57ECF"/>
    <w:rsid w:val="00A57ED2"/>
    <w:rsid w:val="00A608E3"/>
    <w:rsid w:val="00A60AD8"/>
    <w:rsid w:val="00A60BA1"/>
    <w:rsid w:val="00A618FC"/>
    <w:rsid w:val="00A61C44"/>
    <w:rsid w:val="00A6223C"/>
    <w:rsid w:val="00A62D6D"/>
    <w:rsid w:val="00A62F78"/>
    <w:rsid w:val="00A643C8"/>
    <w:rsid w:val="00A648C1"/>
    <w:rsid w:val="00A64B98"/>
    <w:rsid w:val="00A64F94"/>
    <w:rsid w:val="00A65006"/>
    <w:rsid w:val="00A659E7"/>
    <w:rsid w:val="00A65A22"/>
    <w:rsid w:val="00A65D61"/>
    <w:rsid w:val="00A65FB8"/>
    <w:rsid w:val="00A664B7"/>
    <w:rsid w:val="00A66BB6"/>
    <w:rsid w:val="00A66E06"/>
    <w:rsid w:val="00A67FDD"/>
    <w:rsid w:val="00A7000C"/>
    <w:rsid w:val="00A70762"/>
    <w:rsid w:val="00A707B7"/>
    <w:rsid w:val="00A710E3"/>
    <w:rsid w:val="00A7171D"/>
    <w:rsid w:val="00A71BA4"/>
    <w:rsid w:val="00A71CF5"/>
    <w:rsid w:val="00A72673"/>
    <w:rsid w:val="00A7316D"/>
    <w:rsid w:val="00A73514"/>
    <w:rsid w:val="00A73EF1"/>
    <w:rsid w:val="00A7439B"/>
    <w:rsid w:val="00A745C2"/>
    <w:rsid w:val="00A749B8"/>
    <w:rsid w:val="00A74ABC"/>
    <w:rsid w:val="00A75030"/>
    <w:rsid w:val="00A75366"/>
    <w:rsid w:val="00A7578F"/>
    <w:rsid w:val="00A7669E"/>
    <w:rsid w:val="00A76868"/>
    <w:rsid w:val="00A769D1"/>
    <w:rsid w:val="00A76B00"/>
    <w:rsid w:val="00A778FA"/>
    <w:rsid w:val="00A801AE"/>
    <w:rsid w:val="00A8057B"/>
    <w:rsid w:val="00A80C58"/>
    <w:rsid w:val="00A8135A"/>
    <w:rsid w:val="00A831AC"/>
    <w:rsid w:val="00A839A0"/>
    <w:rsid w:val="00A83CF3"/>
    <w:rsid w:val="00A83ECD"/>
    <w:rsid w:val="00A84363"/>
    <w:rsid w:val="00A8592F"/>
    <w:rsid w:val="00A85ECC"/>
    <w:rsid w:val="00A862FF"/>
    <w:rsid w:val="00A867F2"/>
    <w:rsid w:val="00A87455"/>
    <w:rsid w:val="00A87848"/>
    <w:rsid w:val="00A90ABA"/>
    <w:rsid w:val="00A90EF7"/>
    <w:rsid w:val="00A91C7C"/>
    <w:rsid w:val="00A926AB"/>
    <w:rsid w:val="00A92AFD"/>
    <w:rsid w:val="00A92EBC"/>
    <w:rsid w:val="00A933A5"/>
    <w:rsid w:val="00A93A8F"/>
    <w:rsid w:val="00A94F8A"/>
    <w:rsid w:val="00A9516A"/>
    <w:rsid w:val="00A9565F"/>
    <w:rsid w:val="00A95D14"/>
    <w:rsid w:val="00A95F70"/>
    <w:rsid w:val="00A96234"/>
    <w:rsid w:val="00A9635F"/>
    <w:rsid w:val="00A9675D"/>
    <w:rsid w:val="00A97876"/>
    <w:rsid w:val="00A97FC1"/>
    <w:rsid w:val="00AA0500"/>
    <w:rsid w:val="00AA0737"/>
    <w:rsid w:val="00AA079E"/>
    <w:rsid w:val="00AA09B8"/>
    <w:rsid w:val="00AA0A47"/>
    <w:rsid w:val="00AA0FF0"/>
    <w:rsid w:val="00AA113E"/>
    <w:rsid w:val="00AA207C"/>
    <w:rsid w:val="00AA2285"/>
    <w:rsid w:val="00AA3C98"/>
    <w:rsid w:val="00AA51CB"/>
    <w:rsid w:val="00AA5328"/>
    <w:rsid w:val="00AA5B98"/>
    <w:rsid w:val="00AA5E8D"/>
    <w:rsid w:val="00AA60B8"/>
    <w:rsid w:val="00AA7DC9"/>
    <w:rsid w:val="00AB0EA4"/>
    <w:rsid w:val="00AB0EA5"/>
    <w:rsid w:val="00AB117E"/>
    <w:rsid w:val="00AB1236"/>
    <w:rsid w:val="00AB1794"/>
    <w:rsid w:val="00AB182F"/>
    <w:rsid w:val="00AB1834"/>
    <w:rsid w:val="00AB2A37"/>
    <w:rsid w:val="00AB2CC3"/>
    <w:rsid w:val="00AB3374"/>
    <w:rsid w:val="00AB33F2"/>
    <w:rsid w:val="00AB3CE0"/>
    <w:rsid w:val="00AB5224"/>
    <w:rsid w:val="00AB5311"/>
    <w:rsid w:val="00AB5612"/>
    <w:rsid w:val="00AB5918"/>
    <w:rsid w:val="00AB5ED0"/>
    <w:rsid w:val="00AB62D6"/>
    <w:rsid w:val="00AB62D8"/>
    <w:rsid w:val="00AB6F3A"/>
    <w:rsid w:val="00AB772A"/>
    <w:rsid w:val="00AC00E0"/>
    <w:rsid w:val="00AC0AF0"/>
    <w:rsid w:val="00AC0B2A"/>
    <w:rsid w:val="00AC11E0"/>
    <w:rsid w:val="00AC1C73"/>
    <w:rsid w:val="00AC2985"/>
    <w:rsid w:val="00AC3147"/>
    <w:rsid w:val="00AC43F4"/>
    <w:rsid w:val="00AC4618"/>
    <w:rsid w:val="00AC462F"/>
    <w:rsid w:val="00AC515E"/>
    <w:rsid w:val="00AC74E3"/>
    <w:rsid w:val="00AC796C"/>
    <w:rsid w:val="00AC7A8C"/>
    <w:rsid w:val="00AC7E01"/>
    <w:rsid w:val="00AD1575"/>
    <w:rsid w:val="00AD18ED"/>
    <w:rsid w:val="00AD1AD2"/>
    <w:rsid w:val="00AD1C53"/>
    <w:rsid w:val="00AD2E33"/>
    <w:rsid w:val="00AD30D0"/>
    <w:rsid w:val="00AD3297"/>
    <w:rsid w:val="00AD3DC7"/>
    <w:rsid w:val="00AD4285"/>
    <w:rsid w:val="00AD4389"/>
    <w:rsid w:val="00AD44CE"/>
    <w:rsid w:val="00AD46BB"/>
    <w:rsid w:val="00AD5384"/>
    <w:rsid w:val="00AD5835"/>
    <w:rsid w:val="00AD655E"/>
    <w:rsid w:val="00AD65CA"/>
    <w:rsid w:val="00AD7295"/>
    <w:rsid w:val="00AD735F"/>
    <w:rsid w:val="00AD77DE"/>
    <w:rsid w:val="00AD7D8D"/>
    <w:rsid w:val="00AD7D9A"/>
    <w:rsid w:val="00AE0262"/>
    <w:rsid w:val="00AE04BF"/>
    <w:rsid w:val="00AE1913"/>
    <w:rsid w:val="00AE1AD1"/>
    <w:rsid w:val="00AE1AEF"/>
    <w:rsid w:val="00AE1ED1"/>
    <w:rsid w:val="00AE236C"/>
    <w:rsid w:val="00AE2DE8"/>
    <w:rsid w:val="00AE30CB"/>
    <w:rsid w:val="00AE319C"/>
    <w:rsid w:val="00AE3573"/>
    <w:rsid w:val="00AE3862"/>
    <w:rsid w:val="00AE3A5E"/>
    <w:rsid w:val="00AE442C"/>
    <w:rsid w:val="00AE46E3"/>
    <w:rsid w:val="00AE5127"/>
    <w:rsid w:val="00AE5141"/>
    <w:rsid w:val="00AE551C"/>
    <w:rsid w:val="00AE6107"/>
    <w:rsid w:val="00AE6EBF"/>
    <w:rsid w:val="00AE75A1"/>
    <w:rsid w:val="00AE7904"/>
    <w:rsid w:val="00AE7B55"/>
    <w:rsid w:val="00AF273D"/>
    <w:rsid w:val="00AF2788"/>
    <w:rsid w:val="00AF27EA"/>
    <w:rsid w:val="00AF2F67"/>
    <w:rsid w:val="00AF33B9"/>
    <w:rsid w:val="00AF33C8"/>
    <w:rsid w:val="00AF3410"/>
    <w:rsid w:val="00AF3454"/>
    <w:rsid w:val="00AF3498"/>
    <w:rsid w:val="00AF3892"/>
    <w:rsid w:val="00AF4305"/>
    <w:rsid w:val="00AF4571"/>
    <w:rsid w:val="00AF45DA"/>
    <w:rsid w:val="00AF550C"/>
    <w:rsid w:val="00AF58FD"/>
    <w:rsid w:val="00AF5951"/>
    <w:rsid w:val="00AF633C"/>
    <w:rsid w:val="00AF6706"/>
    <w:rsid w:val="00AF6850"/>
    <w:rsid w:val="00AF6E0A"/>
    <w:rsid w:val="00AF70B8"/>
    <w:rsid w:val="00AF73F5"/>
    <w:rsid w:val="00B00A74"/>
    <w:rsid w:val="00B00D42"/>
    <w:rsid w:val="00B01016"/>
    <w:rsid w:val="00B010E2"/>
    <w:rsid w:val="00B012F5"/>
    <w:rsid w:val="00B01380"/>
    <w:rsid w:val="00B01502"/>
    <w:rsid w:val="00B015AE"/>
    <w:rsid w:val="00B01ADD"/>
    <w:rsid w:val="00B021FF"/>
    <w:rsid w:val="00B0273D"/>
    <w:rsid w:val="00B029B9"/>
    <w:rsid w:val="00B02F63"/>
    <w:rsid w:val="00B0360E"/>
    <w:rsid w:val="00B0364C"/>
    <w:rsid w:val="00B03787"/>
    <w:rsid w:val="00B03D80"/>
    <w:rsid w:val="00B04488"/>
    <w:rsid w:val="00B04A2C"/>
    <w:rsid w:val="00B0519C"/>
    <w:rsid w:val="00B052EA"/>
    <w:rsid w:val="00B05618"/>
    <w:rsid w:val="00B0567D"/>
    <w:rsid w:val="00B05E64"/>
    <w:rsid w:val="00B0600F"/>
    <w:rsid w:val="00B064F9"/>
    <w:rsid w:val="00B06502"/>
    <w:rsid w:val="00B06DD7"/>
    <w:rsid w:val="00B071AA"/>
    <w:rsid w:val="00B07415"/>
    <w:rsid w:val="00B0756A"/>
    <w:rsid w:val="00B07D42"/>
    <w:rsid w:val="00B10995"/>
    <w:rsid w:val="00B10A8C"/>
    <w:rsid w:val="00B10E33"/>
    <w:rsid w:val="00B113CB"/>
    <w:rsid w:val="00B11FC2"/>
    <w:rsid w:val="00B1230E"/>
    <w:rsid w:val="00B12E17"/>
    <w:rsid w:val="00B1354B"/>
    <w:rsid w:val="00B13CE7"/>
    <w:rsid w:val="00B14D6B"/>
    <w:rsid w:val="00B15233"/>
    <w:rsid w:val="00B15872"/>
    <w:rsid w:val="00B15F96"/>
    <w:rsid w:val="00B16CE1"/>
    <w:rsid w:val="00B17A4C"/>
    <w:rsid w:val="00B17D08"/>
    <w:rsid w:val="00B17FCC"/>
    <w:rsid w:val="00B20096"/>
    <w:rsid w:val="00B20380"/>
    <w:rsid w:val="00B2058B"/>
    <w:rsid w:val="00B218E1"/>
    <w:rsid w:val="00B21F03"/>
    <w:rsid w:val="00B22326"/>
    <w:rsid w:val="00B223C1"/>
    <w:rsid w:val="00B225D3"/>
    <w:rsid w:val="00B23914"/>
    <w:rsid w:val="00B23B77"/>
    <w:rsid w:val="00B23CE8"/>
    <w:rsid w:val="00B24C90"/>
    <w:rsid w:val="00B2502F"/>
    <w:rsid w:val="00B253AC"/>
    <w:rsid w:val="00B2632E"/>
    <w:rsid w:val="00B264AC"/>
    <w:rsid w:val="00B2658B"/>
    <w:rsid w:val="00B26971"/>
    <w:rsid w:val="00B274BC"/>
    <w:rsid w:val="00B278FA"/>
    <w:rsid w:val="00B30D3F"/>
    <w:rsid w:val="00B3175C"/>
    <w:rsid w:val="00B320CC"/>
    <w:rsid w:val="00B3284F"/>
    <w:rsid w:val="00B32BF4"/>
    <w:rsid w:val="00B338E6"/>
    <w:rsid w:val="00B33CAC"/>
    <w:rsid w:val="00B34062"/>
    <w:rsid w:val="00B34210"/>
    <w:rsid w:val="00B352D5"/>
    <w:rsid w:val="00B35D64"/>
    <w:rsid w:val="00B3638F"/>
    <w:rsid w:val="00B363FF"/>
    <w:rsid w:val="00B36868"/>
    <w:rsid w:val="00B36C2F"/>
    <w:rsid w:val="00B37807"/>
    <w:rsid w:val="00B40378"/>
    <w:rsid w:val="00B40A1F"/>
    <w:rsid w:val="00B40BDD"/>
    <w:rsid w:val="00B4160E"/>
    <w:rsid w:val="00B41E84"/>
    <w:rsid w:val="00B43509"/>
    <w:rsid w:val="00B4393E"/>
    <w:rsid w:val="00B439AE"/>
    <w:rsid w:val="00B43BFE"/>
    <w:rsid w:val="00B43EC9"/>
    <w:rsid w:val="00B44265"/>
    <w:rsid w:val="00B44815"/>
    <w:rsid w:val="00B44962"/>
    <w:rsid w:val="00B4549C"/>
    <w:rsid w:val="00B4567D"/>
    <w:rsid w:val="00B4628E"/>
    <w:rsid w:val="00B46E6E"/>
    <w:rsid w:val="00B46F8D"/>
    <w:rsid w:val="00B473D3"/>
    <w:rsid w:val="00B476AB"/>
    <w:rsid w:val="00B47767"/>
    <w:rsid w:val="00B47E81"/>
    <w:rsid w:val="00B500D8"/>
    <w:rsid w:val="00B50518"/>
    <w:rsid w:val="00B50589"/>
    <w:rsid w:val="00B50E00"/>
    <w:rsid w:val="00B510FD"/>
    <w:rsid w:val="00B519A0"/>
    <w:rsid w:val="00B51B90"/>
    <w:rsid w:val="00B52404"/>
    <w:rsid w:val="00B525FA"/>
    <w:rsid w:val="00B537F9"/>
    <w:rsid w:val="00B5415B"/>
    <w:rsid w:val="00B543EE"/>
    <w:rsid w:val="00B54713"/>
    <w:rsid w:val="00B55115"/>
    <w:rsid w:val="00B555FE"/>
    <w:rsid w:val="00B55871"/>
    <w:rsid w:val="00B55AE4"/>
    <w:rsid w:val="00B55B5D"/>
    <w:rsid w:val="00B55FA5"/>
    <w:rsid w:val="00B55FDD"/>
    <w:rsid w:val="00B56D42"/>
    <w:rsid w:val="00B5742C"/>
    <w:rsid w:val="00B5769E"/>
    <w:rsid w:val="00B57C1F"/>
    <w:rsid w:val="00B6008B"/>
    <w:rsid w:val="00B600C4"/>
    <w:rsid w:val="00B602C6"/>
    <w:rsid w:val="00B60FF9"/>
    <w:rsid w:val="00B6179F"/>
    <w:rsid w:val="00B61B0D"/>
    <w:rsid w:val="00B6240E"/>
    <w:rsid w:val="00B626CA"/>
    <w:rsid w:val="00B6364D"/>
    <w:rsid w:val="00B63945"/>
    <w:rsid w:val="00B63C6A"/>
    <w:rsid w:val="00B64387"/>
    <w:rsid w:val="00B65EC4"/>
    <w:rsid w:val="00B66440"/>
    <w:rsid w:val="00B6656F"/>
    <w:rsid w:val="00B66964"/>
    <w:rsid w:val="00B66978"/>
    <w:rsid w:val="00B671E9"/>
    <w:rsid w:val="00B67814"/>
    <w:rsid w:val="00B70750"/>
    <w:rsid w:val="00B7167E"/>
    <w:rsid w:val="00B716B6"/>
    <w:rsid w:val="00B71C92"/>
    <w:rsid w:val="00B71FF2"/>
    <w:rsid w:val="00B72375"/>
    <w:rsid w:val="00B733A1"/>
    <w:rsid w:val="00B73631"/>
    <w:rsid w:val="00B739BD"/>
    <w:rsid w:val="00B73DD5"/>
    <w:rsid w:val="00B74066"/>
    <w:rsid w:val="00B74915"/>
    <w:rsid w:val="00B74B37"/>
    <w:rsid w:val="00B74B53"/>
    <w:rsid w:val="00B74FBB"/>
    <w:rsid w:val="00B75BAA"/>
    <w:rsid w:val="00B76068"/>
    <w:rsid w:val="00B76181"/>
    <w:rsid w:val="00B76738"/>
    <w:rsid w:val="00B80A0D"/>
    <w:rsid w:val="00B80D80"/>
    <w:rsid w:val="00B81AA3"/>
    <w:rsid w:val="00B81E86"/>
    <w:rsid w:val="00B828DC"/>
    <w:rsid w:val="00B82C9F"/>
    <w:rsid w:val="00B830C4"/>
    <w:rsid w:val="00B83261"/>
    <w:rsid w:val="00B8348D"/>
    <w:rsid w:val="00B84B1C"/>
    <w:rsid w:val="00B857DC"/>
    <w:rsid w:val="00B85DFF"/>
    <w:rsid w:val="00B85E3D"/>
    <w:rsid w:val="00B8636C"/>
    <w:rsid w:val="00B86431"/>
    <w:rsid w:val="00B86CCC"/>
    <w:rsid w:val="00B87443"/>
    <w:rsid w:val="00B904DB"/>
    <w:rsid w:val="00B9183E"/>
    <w:rsid w:val="00B92D2A"/>
    <w:rsid w:val="00B92EEF"/>
    <w:rsid w:val="00B93975"/>
    <w:rsid w:val="00B940A6"/>
    <w:rsid w:val="00B945E3"/>
    <w:rsid w:val="00B9469C"/>
    <w:rsid w:val="00B94883"/>
    <w:rsid w:val="00B94949"/>
    <w:rsid w:val="00B94AB0"/>
    <w:rsid w:val="00B952C7"/>
    <w:rsid w:val="00B9572A"/>
    <w:rsid w:val="00B9588A"/>
    <w:rsid w:val="00B95B65"/>
    <w:rsid w:val="00B96456"/>
    <w:rsid w:val="00B964A4"/>
    <w:rsid w:val="00B9676A"/>
    <w:rsid w:val="00B96C46"/>
    <w:rsid w:val="00B970D3"/>
    <w:rsid w:val="00B9762A"/>
    <w:rsid w:val="00B97667"/>
    <w:rsid w:val="00B97DDE"/>
    <w:rsid w:val="00BA00CC"/>
    <w:rsid w:val="00BA05DE"/>
    <w:rsid w:val="00BA0AE9"/>
    <w:rsid w:val="00BA17EC"/>
    <w:rsid w:val="00BA1A00"/>
    <w:rsid w:val="00BA202F"/>
    <w:rsid w:val="00BA24E5"/>
    <w:rsid w:val="00BA25BA"/>
    <w:rsid w:val="00BA27A0"/>
    <w:rsid w:val="00BA2A5C"/>
    <w:rsid w:val="00BA2DD9"/>
    <w:rsid w:val="00BA33ED"/>
    <w:rsid w:val="00BA348D"/>
    <w:rsid w:val="00BA3615"/>
    <w:rsid w:val="00BA394F"/>
    <w:rsid w:val="00BA446C"/>
    <w:rsid w:val="00BA453D"/>
    <w:rsid w:val="00BA48BE"/>
    <w:rsid w:val="00BA4BE8"/>
    <w:rsid w:val="00BA5355"/>
    <w:rsid w:val="00BA573D"/>
    <w:rsid w:val="00BA68E9"/>
    <w:rsid w:val="00BA718D"/>
    <w:rsid w:val="00BA7824"/>
    <w:rsid w:val="00BA79F7"/>
    <w:rsid w:val="00BB049F"/>
    <w:rsid w:val="00BB116B"/>
    <w:rsid w:val="00BB15C8"/>
    <w:rsid w:val="00BB1786"/>
    <w:rsid w:val="00BB1A4E"/>
    <w:rsid w:val="00BB1F49"/>
    <w:rsid w:val="00BB2CFD"/>
    <w:rsid w:val="00BB3166"/>
    <w:rsid w:val="00BB31AB"/>
    <w:rsid w:val="00BB325D"/>
    <w:rsid w:val="00BB37C8"/>
    <w:rsid w:val="00BB3E9A"/>
    <w:rsid w:val="00BB4111"/>
    <w:rsid w:val="00BB41C4"/>
    <w:rsid w:val="00BB46B6"/>
    <w:rsid w:val="00BB4918"/>
    <w:rsid w:val="00BB4ABE"/>
    <w:rsid w:val="00BB4ADF"/>
    <w:rsid w:val="00BB4FDF"/>
    <w:rsid w:val="00BB50E2"/>
    <w:rsid w:val="00BB55CA"/>
    <w:rsid w:val="00BB6383"/>
    <w:rsid w:val="00BB68DB"/>
    <w:rsid w:val="00BB6C45"/>
    <w:rsid w:val="00BB72C2"/>
    <w:rsid w:val="00BB72FB"/>
    <w:rsid w:val="00BB75A8"/>
    <w:rsid w:val="00BB7BB6"/>
    <w:rsid w:val="00BB7BD3"/>
    <w:rsid w:val="00BC04D1"/>
    <w:rsid w:val="00BC168E"/>
    <w:rsid w:val="00BC1D31"/>
    <w:rsid w:val="00BC2061"/>
    <w:rsid w:val="00BC20B9"/>
    <w:rsid w:val="00BC2FA7"/>
    <w:rsid w:val="00BC3CC8"/>
    <w:rsid w:val="00BC4600"/>
    <w:rsid w:val="00BC5155"/>
    <w:rsid w:val="00BC542B"/>
    <w:rsid w:val="00BC5ED2"/>
    <w:rsid w:val="00BC6801"/>
    <w:rsid w:val="00BC6CC0"/>
    <w:rsid w:val="00BC6E4A"/>
    <w:rsid w:val="00BC7659"/>
    <w:rsid w:val="00BC7AEA"/>
    <w:rsid w:val="00BD00FE"/>
    <w:rsid w:val="00BD063B"/>
    <w:rsid w:val="00BD1107"/>
    <w:rsid w:val="00BD1336"/>
    <w:rsid w:val="00BD200B"/>
    <w:rsid w:val="00BD2915"/>
    <w:rsid w:val="00BD30BA"/>
    <w:rsid w:val="00BD3115"/>
    <w:rsid w:val="00BD33AD"/>
    <w:rsid w:val="00BD33C7"/>
    <w:rsid w:val="00BD3AD3"/>
    <w:rsid w:val="00BD3FA0"/>
    <w:rsid w:val="00BD4A8B"/>
    <w:rsid w:val="00BD4D54"/>
    <w:rsid w:val="00BD529B"/>
    <w:rsid w:val="00BD549F"/>
    <w:rsid w:val="00BD67F8"/>
    <w:rsid w:val="00BD73CF"/>
    <w:rsid w:val="00BD7569"/>
    <w:rsid w:val="00BD7A48"/>
    <w:rsid w:val="00BD7BCB"/>
    <w:rsid w:val="00BE02A8"/>
    <w:rsid w:val="00BE045B"/>
    <w:rsid w:val="00BE054D"/>
    <w:rsid w:val="00BE10CE"/>
    <w:rsid w:val="00BE1334"/>
    <w:rsid w:val="00BE162E"/>
    <w:rsid w:val="00BE26AF"/>
    <w:rsid w:val="00BE43AD"/>
    <w:rsid w:val="00BE487F"/>
    <w:rsid w:val="00BE4D15"/>
    <w:rsid w:val="00BE5381"/>
    <w:rsid w:val="00BE5BA8"/>
    <w:rsid w:val="00BE6768"/>
    <w:rsid w:val="00BE7468"/>
    <w:rsid w:val="00BE7B8D"/>
    <w:rsid w:val="00BF061C"/>
    <w:rsid w:val="00BF0CE8"/>
    <w:rsid w:val="00BF2309"/>
    <w:rsid w:val="00BF245F"/>
    <w:rsid w:val="00BF2B33"/>
    <w:rsid w:val="00BF2D5A"/>
    <w:rsid w:val="00BF2FD9"/>
    <w:rsid w:val="00BF3590"/>
    <w:rsid w:val="00BF375B"/>
    <w:rsid w:val="00BF41C1"/>
    <w:rsid w:val="00BF42C6"/>
    <w:rsid w:val="00BF464C"/>
    <w:rsid w:val="00BF4A58"/>
    <w:rsid w:val="00BF506A"/>
    <w:rsid w:val="00BF512A"/>
    <w:rsid w:val="00BF5B7B"/>
    <w:rsid w:val="00BF6128"/>
    <w:rsid w:val="00BF66EF"/>
    <w:rsid w:val="00BF71F6"/>
    <w:rsid w:val="00BF72EF"/>
    <w:rsid w:val="00BF7487"/>
    <w:rsid w:val="00BF7C7A"/>
    <w:rsid w:val="00BF7DA8"/>
    <w:rsid w:val="00C00436"/>
    <w:rsid w:val="00C00628"/>
    <w:rsid w:val="00C00652"/>
    <w:rsid w:val="00C00DE3"/>
    <w:rsid w:val="00C01788"/>
    <w:rsid w:val="00C02A1B"/>
    <w:rsid w:val="00C02B65"/>
    <w:rsid w:val="00C03C47"/>
    <w:rsid w:val="00C03E79"/>
    <w:rsid w:val="00C041DA"/>
    <w:rsid w:val="00C0447E"/>
    <w:rsid w:val="00C0453C"/>
    <w:rsid w:val="00C04BC6"/>
    <w:rsid w:val="00C04C35"/>
    <w:rsid w:val="00C04E37"/>
    <w:rsid w:val="00C04F99"/>
    <w:rsid w:val="00C05DB8"/>
    <w:rsid w:val="00C061F4"/>
    <w:rsid w:val="00C0673B"/>
    <w:rsid w:val="00C06873"/>
    <w:rsid w:val="00C07470"/>
    <w:rsid w:val="00C07C04"/>
    <w:rsid w:val="00C1010E"/>
    <w:rsid w:val="00C10385"/>
    <w:rsid w:val="00C109B8"/>
    <w:rsid w:val="00C10C81"/>
    <w:rsid w:val="00C11070"/>
    <w:rsid w:val="00C11182"/>
    <w:rsid w:val="00C11702"/>
    <w:rsid w:val="00C11991"/>
    <w:rsid w:val="00C11AF9"/>
    <w:rsid w:val="00C11C7B"/>
    <w:rsid w:val="00C12288"/>
    <w:rsid w:val="00C12E68"/>
    <w:rsid w:val="00C1333E"/>
    <w:rsid w:val="00C1348E"/>
    <w:rsid w:val="00C1398E"/>
    <w:rsid w:val="00C13E5E"/>
    <w:rsid w:val="00C1580B"/>
    <w:rsid w:val="00C15B4E"/>
    <w:rsid w:val="00C15D9F"/>
    <w:rsid w:val="00C1650E"/>
    <w:rsid w:val="00C16AFD"/>
    <w:rsid w:val="00C16DF9"/>
    <w:rsid w:val="00C16EC1"/>
    <w:rsid w:val="00C172E8"/>
    <w:rsid w:val="00C17456"/>
    <w:rsid w:val="00C1756D"/>
    <w:rsid w:val="00C17907"/>
    <w:rsid w:val="00C17A2F"/>
    <w:rsid w:val="00C17C44"/>
    <w:rsid w:val="00C17DCC"/>
    <w:rsid w:val="00C20664"/>
    <w:rsid w:val="00C2069F"/>
    <w:rsid w:val="00C206EE"/>
    <w:rsid w:val="00C20BE5"/>
    <w:rsid w:val="00C20D75"/>
    <w:rsid w:val="00C20DC3"/>
    <w:rsid w:val="00C21053"/>
    <w:rsid w:val="00C21C15"/>
    <w:rsid w:val="00C224F8"/>
    <w:rsid w:val="00C226E0"/>
    <w:rsid w:val="00C235B0"/>
    <w:rsid w:val="00C2390D"/>
    <w:rsid w:val="00C23CD0"/>
    <w:rsid w:val="00C23F64"/>
    <w:rsid w:val="00C24B4D"/>
    <w:rsid w:val="00C24F65"/>
    <w:rsid w:val="00C25026"/>
    <w:rsid w:val="00C252FE"/>
    <w:rsid w:val="00C253AA"/>
    <w:rsid w:val="00C25C66"/>
    <w:rsid w:val="00C25FC7"/>
    <w:rsid w:val="00C25FD5"/>
    <w:rsid w:val="00C26396"/>
    <w:rsid w:val="00C2672D"/>
    <w:rsid w:val="00C2742E"/>
    <w:rsid w:val="00C2771C"/>
    <w:rsid w:val="00C27B79"/>
    <w:rsid w:val="00C27E98"/>
    <w:rsid w:val="00C300B0"/>
    <w:rsid w:val="00C303E0"/>
    <w:rsid w:val="00C3069B"/>
    <w:rsid w:val="00C30AE2"/>
    <w:rsid w:val="00C30B47"/>
    <w:rsid w:val="00C30E2D"/>
    <w:rsid w:val="00C32748"/>
    <w:rsid w:val="00C32AA7"/>
    <w:rsid w:val="00C33085"/>
    <w:rsid w:val="00C3363E"/>
    <w:rsid w:val="00C34251"/>
    <w:rsid w:val="00C347CE"/>
    <w:rsid w:val="00C35A1F"/>
    <w:rsid w:val="00C3663A"/>
    <w:rsid w:val="00C36BD4"/>
    <w:rsid w:val="00C37524"/>
    <w:rsid w:val="00C37A79"/>
    <w:rsid w:val="00C37AA3"/>
    <w:rsid w:val="00C37EE5"/>
    <w:rsid w:val="00C402B6"/>
    <w:rsid w:val="00C40472"/>
    <w:rsid w:val="00C407F5"/>
    <w:rsid w:val="00C40DD5"/>
    <w:rsid w:val="00C42025"/>
    <w:rsid w:val="00C4210D"/>
    <w:rsid w:val="00C42E7E"/>
    <w:rsid w:val="00C4332A"/>
    <w:rsid w:val="00C43C67"/>
    <w:rsid w:val="00C43C6F"/>
    <w:rsid w:val="00C43EBC"/>
    <w:rsid w:val="00C445AB"/>
    <w:rsid w:val="00C44A36"/>
    <w:rsid w:val="00C44F03"/>
    <w:rsid w:val="00C44FFE"/>
    <w:rsid w:val="00C45C2B"/>
    <w:rsid w:val="00C45D6F"/>
    <w:rsid w:val="00C45E6E"/>
    <w:rsid w:val="00C468B6"/>
    <w:rsid w:val="00C46942"/>
    <w:rsid w:val="00C46B7F"/>
    <w:rsid w:val="00C46F8B"/>
    <w:rsid w:val="00C475A9"/>
    <w:rsid w:val="00C47CD0"/>
    <w:rsid w:val="00C47CF7"/>
    <w:rsid w:val="00C47E2D"/>
    <w:rsid w:val="00C47ECE"/>
    <w:rsid w:val="00C510A1"/>
    <w:rsid w:val="00C511DB"/>
    <w:rsid w:val="00C514C7"/>
    <w:rsid w:val="00C51D85"/>
    <w:rsid w:val="00C52A09"/>
    <w:rsid w:val="00C53053"/>
    <w:rsid w:val="00C5308E"/>
    <w:rsid w:val="00C531D5"/>
    <w:rsid w:val="00C54D8C"/>
    <w:rsid w:val="00C55227"/>
    <w:rsid w:val="00C56859"/>
    <w:rsid w:val="00C570CA"/>
    <w:rsid w:val="00C57978"/>
    <w:rsid w:val="00C57CF0"/>
    <w:rsid w:val="00C57E99"/>
    <w:rsid w:val="00C57FEC"/>
    <w:rsid w:val="00C60B51"/>
    <w:rsid w:val="00C61615"/>
    <w:rsid w:val="00C616C8"/>
    <w:rsid w:val="00C61A04"/>
    <w:rsid w:val="00C623E1"/>
    <w:rsid w:val="00C62442"/>
    <w:rsid w:val="00C62BD8"/>
    <w:rsid w:val="00C631A9"/>
    <w:rsid w:val="00C63F05"/>
    <w:rsid w:val="00C645D2"/>
    <w:rsid w:val="00C64A5F"/>
    <w:rsid w:val="00C64D43"/>
    <w:rsid w:val="00C65130"/>
    <w:rsid w:val="00C65BDB"/>
    <w:rsid w:val="00C66164"/>
    <w:rsid w:val="00C66386"/>
    <w:rsid w:val="00C6639D"/>
    <w:rsid w:val="00C6710D"/>
    <w:rsid w:val="00C67122"/>
    <w:rsid w:val="00C673BB"/>
    <w:rsid w:val="00C67AEC"/>
    <w:rsid w:val="00C67B2F"/>
    <w:rsid w:val="00C70A30"/>
    <w:rsid w:val="00C71896"/>
    <w:rsid w:val="00C718B4"/>
    <w:rsid w:val="00C71BF2"/>
    <w:rsid w:val="00C7224D"/>
    <w:rsid w:val="00C729AE"/>
    <w:rsid w:val="00C73BB6"/>
    <w:rsid w:val="00C73FA1"/>
    <w:rsid w:val="00C73FB6"/>
    <w:rsid w:val="00C740F7"/>
    <w:rsid w:val="00C74DB6"/>
    <w:rsid w:val="00C75160"/>
    <w:rsid w:val="00C75AEC"/>
    <w:rsid w:val="00C76C43"/>
    <w:rsid w:val="00C771E0"/>
    <w:rsid w:val="00C775AB"/>
    <w:rsid w:val="00C81765"/>
    <w:rsid w:val="00C82341"/>
    <w:rsid w:val="00C827C0"/>
    <w:rsid w:val="00C8283D"/>
    <w:rsid w:val="00C828EA"/>
    <w:rsid w:val="00C82923"/>
    <w:rsid w:val="00C82F4A"/>
    <w:rsid w:val="00C83223"/>
    <w:rsid w:val="00C833D6"/>
    <w:rsid w:val="00C83B79"/>
    <w:rsid w:val="00C8419A"/>
    <w:rsid w:val="00C84434"/>
    <w:rsid w:val="00C8461B"/>
    <w:rsid w:val="00C84BB0"/>
    <w:rsid w:val="00C84BF8"/>
    <w:rsid w:val="00C85130"/>
    <w:rsid w:val="00C85B4B"/>
    <w:rsid w:val="00C86292"/>
    <w:rsid w:val="00C86B6F"/>
    <w:rsid w:val="00C87290"/>
    <w:rsid w:val="00C87A78"/>
    <w:rsid w:val="00C90EF3"/>
    <w:rsid w:val="00C912DD"/>
    <w:rsid w:val="00C9134E"/>
    <w:rsid w:val="00C9142D"/>
    <w:rsid w:val="00C9152C"/>
    <w:rsid w:val="00C91CC7"/>
    <w:rsid w:val="00C925C5"/>
    <w:rsid w:val="00C93295"/>
    <w:rsid w:val="00C93748"/>
    <w:rsid w:val="00C941C5"/>
    <w:rsid w:val="00C9491E"/>
    <w:rsid w:val="00C94CE8"/>
    <w:rsid w:val="00C94E8C"/>
    <w:rsid w:val="00C955F9"/>
    <w:rsid w:val="00C95AE2"/>
    <w:rsid w:val="00C960CB"/>
    <w:rsid w:val="00C96A75"/>
    <w:rsid w:val="00C977ED"/>
    <w:rsid w:val="00C97851"/>
    <w:rsid w:val="00CA00EB"/>
    <w:rsid w:val="00CA0103"/>
    <w:rsid w:val="00CA01AD"/>
    <w:rsid w:val="00CA051F"/>
    <w:rsid w:val="00CA096E"/>
    <w:rsid w:val="00CA0C69"/>
    <w:rsid w:val="00CA0EF3"/>
    <w:rsid w:val="00CA146D"/>
    <w:rsid w:val="00CA1626"/>
    <w:rsid w:val="00CA1B82"/>
    <w:rsid w:val="00CA1E2F"/>
    <w:rsid w:val="00CA2713"/>
    <w:rsid w:val="00CA3068"/>
    <w:rsid w:val="00CA3695"/>
    <w:rsid w:val="00CA445B"/>
    <w:rsid w:val="00CA4546"/>
    <w:rsid w:val="00CA4F2C"/>
    <w:rsid w:val="00CA538C"/>
    <w:rsid w:val="00CA5502"/>
    <w:rsid w:val="00CA5742"/>
    <w:rsid w:val="00CA5BDE"/>
    <w:rsid w:val="00CA6A49"/>
    <w:rsid w:val="00CA7EC6"/>
    <w:rsid w:val="00CB009A"/>
    <w:rsid w:val="00CB051B"/>
    <w:rsid w:val="00CB0DEC"/>
    <w:rsid w:val="00CB1900"/>
    <w:rsid w:val="00CB1D8A"/>
    <w:rsid w:val="00CB2187"/>
    <w:rsid w:val="00CB2667"/>
    <w:rsid w:val="00CB278C"/>
    <w:rsid w:val="00CB279B"/>
    <w:rsid w:val="00CB2FF5"/>
    <w:rsid w:val="00CB3982"/>
    <w:rsid w:val="00CB41B7"/>
    <w:rsid w:val="00CB4F08"/>
    <w:rsid w:val="00CB58A9"/>
    <w:rsid w:val="00CB5B59"/>
    <w:rsid w:val="00CB5EAB"/>
    <w:rsid w:val="00CB5F5F"/>
    <w:rsid w:val="00CB65A8"/>
    <w:rsid w:val="00CB684F"/>
    <w:rsid w:val="00CB6A07"/>
    <w:rsid w:val="00CB7066"/>
    <w:rsid w:val="00CC0829"/>
    <w:rsid w:val="00CC0B47"/>
    <w:rsid w:val="00CC0C21"/>
    <w:rsid w:val="00CC119E"/>
    <w:rsid w:val="00CC127D"/>
    <w:rsid w:val="00CC1D91"/>
    <w:rsid w:val="00CC29FE"/>
    <w:rsid w:val="00CC2ABF"/>
    <w:rsid w:val="00CC2AE8"/>
    <w:rsid w:val="00CC3373"/>
    <w:rsid w:val="00CC36E7"/>
    <w:rsid w:val="00CC370F"/>
    <w:rsid w:val="00CC382B"/>
    <w:rsid w:val="00CC3922"/>
    <w:rsid w:val="00CC3B1E"/>
    <w:rsid w:val="00CC44A6"/>
    <w:rsid w:val="00CC5587"/>
    <w:rsid w:val="00CC64BE"/>
    <w:rsid w:val="00CC6C0B"/>
    <w:rsid w:val="00CC6F17"/>
    <w:rsid w:val="00CC754E"/>
    <w:rsid w:val="00CC7734"/>
    <w:rsid w:val="00CC7B76"/>
    <w:rsid w:val="00CD01AC"/>
    <w:rsid w:val="00CD01EB"/>
    <w:rsid w:val="00CD0380"/>
    <w:rsid w:val="00CD07B7"/>
    <w:rsid w:val="00CD0B2D"/>
    <w:rsid w:val="00CD0FDA"/>
    <w:rsid w:val="00CD130C"/>
    <w:rsid w:val="00CD2010"/>
    <w:rsid w:val="00CD27B5"/>
    <w:rsid w:val="00CD2B3F"/>
    <w:rsid w:val="00CD31D2"/>
    <w:rsid w:val="00CD353F"/>
    <w:rsid w:val="00CD3C24"/>
    <w:rsid w:val="00CD43D4"/>
    <w:rsid w:val="00CD4733"/>
    <w:rsid w:val="00CD5105"/>
    <w:rsid w:val="00CD51F6"/>
    <w:rsid w:val="00CD5587"/>
    <w:rsid w:val="00CD583B"/>
    <w:rsid w:val="00CD6FEB"/>
    <w:rsid w:val="00CD736E"/>
    <w:rsid w:val="00CE0337"/>
    <w:rsid w:val="00CE0E96"/>
    <w:rsid w:val="00CE1643"/>
    <w:rsid w:val="00CE1F83"/>
    <w:rsid w:val="00CE277C"/>
    <w:rsid w:val="00CE2F82"/>
    <w:rsid w:val="00CE335B"/>
    <w:rsid w:val="00CE391E"/>
    <w:rsid w:val="00CE3D55"/>
    <w:rsid w:val="00CE521C"/>
    <w:rsid w:val="00CE57AF"/>
    <w:rsid w:val="00CE5B1F"/>
    <w:rsid w:val="00CE5C1C"/>
    <w:rsid w:val="00CE5E8F"/>
    <w:rsid w:val="00CE5FB9"/>
    <w:rsid w:val="00CE7507"/>
    <w:rsid w:val="00CE76E2"/>
    <w:rsid w:val="00CE7DF4"/>
    <w:rsid w:val="00CF0B12"/>
    <w:rsid w:val="00CF0CA6"/>
    <w:rsid w:val="00CF0EDA"/>
    <w:rsid w:val="00CF0F45"/>
    <w:rsid w:val="00CF0FBF"/>
    <w:rsid w:val="00CF16A8"/>
    <w:rsid w:val="00CF1852"/>
    <w:rsid w:val="00CF1979"/>
    <w:rsid w:val="00CF1AEE"/>
    <w:rsid w:val="00CF2930"/>
    <w:rsid w:val="00CF3682"/>
    <w:rsid w:val="00CF3B48"/>
    <w:rsid w:val="00CF3D74"/>
    <w:rsid w:val="00CF4968"/>
    <w:rsid w:val="00CF4F4D"/>
    <w:rsid w:val="00CF5132"/>
    <w:rsid w:val="00CF6133"/>
    <w:rsid w:val="00CF666A"/>
    <w:rsid w:val="00CF6765"/>
    <w:rsid w:val="00CF6976"/>
    <w:rsid w:val="00CF69B1"/>
    <w:rsid w:val="00CF7302"/>
    <w:rsid w:val="00CF7A08"/>
    <w:rsid w:val="00CF7A93"/>
    <w:rsid w:val="00CF7DA3"/>
    <w:rsid w:val="00CF7DB6"/>
    <w:rsid w:val="00D0069B"/>
    <w:rsid w:val="00D00B22"/>
    <w:rsid w:val="00D00F17"/>
    <w:rsid w:val="00D0101E"/>
    <w:rsid w:val="00D01279"/>
    <w:rsid w:val="00D01874"/>
    <w:rsid w:val="00D01B99"/>
    <w:rsid w:val="00D01DC5"/>
    <w:rsid w:val="00D0361B"/>
    <w:rsid w:val="00D03D2A"/>
    <w:rsid w:val="00D05E5C"/>
    <w:rsid w:val="00D06818"/>
    <w:rsid w:val="00D06D2D"/>
    <w:rsid w:val="00D06D3C"/>
    <w:rsid w:val="00D06FD9"/>
    <w:rsid w:val="00D07B53"/>
    <w:rsid w:val="00D07DA6"/>
    <w:rsid w:val="00D11195"/>
    <w:rsid w:val="00D114E5"/>
    <w:rsid w:val="00D116AF"/>
    <w:rsid w:val="00D11CC8"/>
    <w:rsid w:val="00D125AD"/>
    <w:rsid w:val="00D12C3B"/>
    <w:rsid w:val="00D13652"/>
    <w:rsid w:val="00D1373A"/>
    <w:rsid w:val="00D140F1"/>
    <w:rsid w:val="00D1436E"/>
    <w:rsid w:val="00D14371"/>
    <w:rsid w:val="00D14874"/>
    <w:rsid w:val="00D14990"/>
    <w:rsid w:val="00D14C00"/>
    <w:rsid w:val="00D1537D"/>
    <w:rsid w:val="00D1574F"/>
    <w:rsid w:val="00D157A5"/>
    <w:rsid w:val="00D15B02"/>
    <w:rsid w:val="00D15E2E"/>
    <w:rsid w:val="00D15E9D"/>
    <w:rsid w:val="00D16168"/>
    <w:rsid w:val="00D16BDF"/>
    <w:rsid w:val="00D17845"/>
    <w:rsid w:val="00D17BF1"/>
    <w:rsid w:val="00D205C2"/>
    <w:rsid w:val="00D20605"/>
    <w:rsid w:val="00D20792"/>
    <w:rsid w:val="00D20C18"/>
    <w:rsid w:val="00D211A2"/>
    <w:rsid w:val="00D212E4"/>
    <w:rsid w:val="00D222A9"/>
    <w:rsid w:val="00D22833"/>
    <w:rsid w:val="00D22A8A"/>
    <w:rsid w:val="00D22D0A"/>
    <w:rsid w:val="00D22D50"/>
    <w:rsid w:val="00D2334E"/>
    <w:rsid w:val="00D23DA9"/>
    <w:rsid w:val="00D24352"/>
    <w:rsid w:val="00D244E8"/>
    <w:rsid w:val="00D245F9"/>
    <w:rsid w:val="00D2480A"/>
    <w:rsid w:val="00D24DB1"/>
    <w:rsid w:val="00D253A0"/>
    <w:rsid w:val="00D265E1"/>
    <w:rsid w:val="00D26DEE"/>
    <w:rsid w:val="00D26F67"/>
    <w:rsid w:val="00D270BB"/>
    <w:rsid w:val="00D27F62"/>
    <w:rsid w:val="00D30033"/>
    <w:rsid w:val="00D30183"/>
    <w:rsid w:val="00D30B14"/>
    <w:rsid w:val="00D30C5C"/>
    <w:rsid w:val="00D312F9"/>
    <w:rsid w:val="00D31387"/>
    <w:rsid w:val="00D31695"/>
    <w:rsid w:val="00D317FD"/>
    <w:rsid w:val="00D31D52"/>
    <w:rsid w:val="00D321EC"/>
    <w:rsid w:val="00D329FC"/>
    <w:rsid w:val="00D330D7"/>
    <w:rsid w:val="00D33341"/>
    <w:rsid w:val="00D345BD"/>
    <w:rsid w:val="00D3460C"/>
    <w:rsid w:val="00D35B9F"/>
    <w:rsid w:val="00D36823"/>
    <w:rsid w:val="00D36926"/>
    <w:rsid w:val="00D37323"/>
    <w:rsid w:val="00D375FA"/>
    <w:rsid w:val="00D377B6"/>
    <w:rsid w:val="00D379D8"/>
    <w:rsid w:val="00D401C3"/>
    <w:rsid w:val="00D40286"/>
    <w:rsid w:val="00D4047C"/>
    <w:rsid w:val="00D404DF"/>
    <w:rsid w:val="00D40816"/>
    <w:rsid w:val="00D40BF3"/>
    <w:rsid w:val="00D418C8"/>
    <w:rsid w:val="00D41A2A"/>
    <w:rsid w:val="00D423BC"/>
    <w:rsid w:val="00D427FB"/>
    <w:rsid w:val="00D4322E"/>
    <w:rsid w:val="00D4343C"/>
    <w:rsid w:val="00D43652"/>
    <w:rsid w:val="00D46D85"/>
    <w:rsid w:val="00D472C8"/>
    <w:rsid w:val="00D50381"/>
    <w:rsid w:val="00D50509"/>
    <w:rsid w:val="00D50627"/>
    <w:rsid w:val="00D50DB2"/>
    <w:rsid w:val="00D51541"/>
    <w:rsid w:val="00D515FE"/>
    <w:rsid w:val="00D51E31"/>
    <w:rsid w:val="00D52589"/>
    <w:rsid w:val="00D52AC9"/>
    <w:rsid w:val="00D53CC0"/>
    <w:rsid w:val="00D5465F"/>
    <w:rsid w:val="00D54681"/>
    <w:rsid w:val="00D546EC"/>
    <w:rsid w:val="00D54A83"/>
    <w:rsid w:val="00D5592C"/>
    <w:rsid w:val="00D55C31"/>
    <w:rsid w:val="00D56DF6"/>
    <w:rsid w:val="00D56F1A"/>
    <w:rsid w:val="00D573ED"/>
    <w:rsid w:val="00D57DD9"/>
    <w:rsid w:val="00D57F9A"/>
    <w:rsid w:val="00D608E2"/>
    <w:rsid w:val="00D611FE"/>
    <w:rsid w:val="00D61263"/>
    <w:rsid w:val="00D6136F"/>
    <w:rsid w:val="00D623A7"/>
    <w:rsid w:val="00D63840"/>
    <w:rsid w:val="00D6502B"/>
    <w:rsid w:val="00D6505C"/>
    <w:rsid w:val="00D650AD"/>
    <w:rsid w:val="00D6668A"/>
    <w:rsid w:val="00D667DA"/>
    <w:rsid w:val="00D668CA"/>
    <w:rsid w:val="00D66D2D"/>
    <w:rsid w:val="00D671DB"/>
    <w:rsid w:val="00D67B47"/>
    <w:rsid w:val="00D70410"/>
    <w:rsid w:val="00D705A8"/>
    <w:rsid w:val="00D72208"/>
    <w:rsid w:val="00D72234"/>
    <w:rsid w:val="00D72416"/>
    <w:rsid w:val="00D727DC"/>
    <w:rsid w:val="00D731A0"/>
    <w:rsid w:val="00D7428E"/>
    <w:rsid w:val="00D743F3"/>
    <w:rsid w:val="00D750EF"/>
    <w:rsid w:val="00D7529F"/>
    <w:rsid w:val="00D759F2"/>
    <w:rsid w:val="00D76839"/>
    <w:rsid w:val="00D76900"/>
    <w:rsid w:val="00D76E51"/>
    <w:rsid w:val="00D80736"/>
    <w:rsid w:val="00D80872"/>
    <w:rsid w:val="00D812D5"/>
    <w:rsid w:val="00D8164B"/>
    <w:rsid w:val="00D819D3"/>
    <w:rsid w:val="00D82210"/>
    <w:rsid w:val="00D82F2D"/>
    <w:rsid w:val="00D83935"/>
    <w:rsid w:val="00D83E14"/>
    <w:rsid w:val="00D840E6"/>
    <w:rsid w:val="00D84A6A"/>
    <w:rsid w:val="00D84DED"/>
    <w:rsid w:val="00D84E6B"/>
    <w:rsid w:val="00D84E85"/>
    <w:rsid w:val="00D84FAC"/>
    <w:rsid w:val="00D85281"/>
    <w:rsid w:val="00D8566D"/>
    <w:rsid w:val="00D85E1D"/>
    <w:rsid w:val="00D86576"/>
    <w:rsid w:val="00D87663"/>
    <w:rsid w:val="00D901BC"/>
    <w:rsid w:val="00D90A2E"/>
    <w:rsid w:val="00D90B13"/>
    <w:rsid w:val="00D9151D"/>
    <w:rsid w:val="00D9171A"/>
    <w:rsid w:val="00D91A0E"/>
    <w:rsid w:val="00D91C0C"/>
    <w:rsid w:val="00D921A0"/>
    <w:rsid w:val="00D92589"/>
    <w:rsid w:val="00D925E7"/>
    <w:rsid w:val="00D92B7B"/>
    <w:rsid w:val="00D92BB0"/>
    <w:rsid w:val="00D92E73"/>
    <w:rsid w:val="00D930A6"/>
    <w:rsid w:val="00D9313F"/>
    <w:rsid w:val="00D94314"/>
    <w:rsid w:val="00D948E1"/>
    <w:rsid w:val="00D956FE"/>
    <w:rsid w:val="00D9717B"/>
    <w:rsid w:val="00D9799C"/>
    <w:rsid w:val="00D97A97"/>
    <w:rsid w:val="00D97B19"/>
    <w:rsid w:val="00D97BB8"/>
    <w:rsid w:val="00DA01E4"/>
    <w:rsid w:val="00DA03D9"/>
    <w:rsid w:val="00DA18E7"/>
    <w:rsid w:val="00DA1FB6"/>
    <w:rsid w:val="00DA22D4"/>
    <w:rsid w:val="00DA368E"/>
    <w:rsid w:val="00DA4208"/>
    <w:rsid w:val="00DA45BC"/>
    <w:rsid w:val="00DA48B8"/>
    <w:rsid w:val="00DA4919"/>
    <w:rsid w:val="00DA4A2E"/>
    <w:rsid w:val="00DA4A88"/>
    <w:rsid w:val="00DA4B57"/>
    <w:rsid w:val="00DA4F19"/>
    <w:rsid w:val="00DA50DF"/>
    <w:rsid w:val="00DA53D1"/>
    <w:rsid w:val="00DA6C19"/>
    <w:rsid w:val="00DA6DED"/>
    <w:rsid w:val="00DA736D"/>
    <w:rsid w:val="00DB00BA"/>
    <w:rsid w:val="00DB0225"/>
    <w:rsid w:val="00DB03CC"/>
    <w:rsid w:val="00DB043F"/>
    <w:rsid w:val="00DB0742"/>
    <w:rsid w:val="00DB0B6E"/>
    <w:rsid w:val="00DB1212"/>
    <w:rsid w:val="00DB1738"/>
    <w:rsid w:val="00DB1CE6"/>
    <w:rsid w:val="00DB1D1D"/>
    <w:rsid w:val="00DB1E79"/>
    <w:rsid w:val="00DB2C7F"/>
    <w:rsid w:val="00DB2DF0"/>
    <w:rsid w:val="00DB2FEC"/>
    <w:rsid w:val="00DB378D"/>
    <w:rsid w:val="00DB3E8E"/>
    <w:rsid w:val="00DB3F0B"/>
    <w:rsid w:val="00DB4662"/>
    <w:rsid w:val="00DB4687"/>
    <w:rsid w:val="00DB58C4"/>
    <w:rsid w:val="00DB6055"/>
    <w:rsid w:val="00DB62EC"/>
    <w:rsid w:val="00DB6F19"/>
    <w:rsid w:val="00DB7039"/>
    <w:rsid w:val="00DB72EC"/>
    <w:rsid w:val="00DB7844"/>
    <w:rsid w:val="00DB7845"/>
    <w:rsid w:val="00DB79EF"/>
    <w:rsid w:val="00DC0950"/>
    <w:rsid w:val="00DC0F11"/>
    <w:rsid w:val="00DC1C13"/>
    <w:rsid w:val="00DC1C5E"/>
    <w:rsid w:val="00DC2354"/>
    <w:rsid w:val="00DC2383"/>
    <w:rsid w:val="00DC28AB"/>
    <w:rsid w:val="00DC379F"/>
    <w:rsid w:val="00DC3AA1"/>
    <w:rsid w:val="00DC3DB8"/>
    <w:rsid w:val="00DC3E5D"/>
    <w:rsid w:val="00DC52D4"/>
    <w:rsid w:val="00DC5499"/>
    <w:rsid w:val="00DC5EA7"/>
    <w:rsid w:val="00DC5FAF"/>
    <w:rsid w:val="00DC74C7"/>
    <w:rsid w:val="00DC7DED"/>
    <w:rsid w:val="00DD05DD"/>
    <w:rsid w:val="00DD071E"/>
    <w:rsid w:val="00DD09F8"/>
    <w:rsid w:val="00DD0B2B"/>
    <w:rsid w:val="00DD0C4F"/>
    <w:rsid w:val="00DD0EA2"/>
    <w:rsid w:val="00DD1374"/>
    <w:rsid w:val="00DD177A"/>
    <w:rsid w:val="00DD2780"/>
    <w:rsid w:val="00DD2798"/>
    <w:rsid w:val="00DD2A61"/>
    <w:rsid w:val="00DD2CDF"/>
    <w:rsid w:val="00DD32D8"/>
    <w:rsid w:val="00DD448D"/>
    <w:rsid w:val="00DD4704"/>
    <w:rsid w:val="00DD4A1D"/>
    <w:rsid w:val="00DD515F"/>
    <w:rsid w:val="00DD5342"/>
    <w:rsid w:val="00DD5B27"/>
    <w:rsid w:val="00DD5F7A"/>
    <w:rsid w:val="00DD6213"/>
    <w:rsid w:val="00DD63A5"/>
    <w:rsid w:val="00DD6B24"/>
    <w:rsid w:val="00DD706B"/>
    <w:rsid w:val="00DD7921"/>
    <w:rsid w:val="00DE057F"/>
    <w:rsid w:val="00DE0885"/>
    <w:rsid w:val="00DE1412"/>
    <w:rsid w:val="00DE1458"/>
    <w:rsid w:val="00DE1741"/>
    <w:rsid w:val="00DE283A"/>
    <w:rsid w:val="00DE2C0D"/>
    <w:rsid w:val="00DE3104"/>
    <w:rsid w:val="00DE32AD"/>
    <w:rsid w:val="00DE337B"/>
    <w:rsid w:val="00DE34F0"/>
    <w:rsid w:val="00DE37A3"/>
    <w:rsid w:val="00DE38EA"/>
    <w:rsid w:val="00DE46B6"/>
    <w:rsid w:val="00DE4859"/>
    <w:rsid w:val="00DE5143"/>
    <w:rsid w:val="00DE5311"/>
    <w:rsid w:val="00DE59AD"/>
    <w:rsid w:val="00DE5FBB"/>
    <w:rsid w:val="00DE6827"/>
    <w:rsid w:val="00DE6A84"/>
    <w:rsid w:val="00DE7D80"/>
    <w:rsid w:val="00DF068A"/>
    <w:rsid w:val="00DF0973"/>
    <w:rsid w:val="00DF0985"/>
    <w:rsid w:val="00DF0DEE"/>
    <w:rsid w:val="00DF105C"/>
    <w:rsid w:val="00DF11FE"/>
    <w:rsid w:val="00DF15EA"/>
    <w:rsid w:val="00DF255C"/>
    <w:rsid w:val="00DF2B30"/>
    <w:rsid w:val="00DF3568"/>
    <w:rsid w:val="00DF3806"/>
    <w:rsid w:val="00DF3F8B"/>
    <w:rsid w:val="00DF3FC6"/>
    <w:rsid w:val="00DF4049"/>
    <w:rsid w:val="00DF4414"/>
    <w:rsid w:val="00DF51E2"/>
    <w:rsid w:val="00DF552E"/>
    <w:rsid w:val="00DF5B0B"/>
    <w:rsid w:val="00DF5D21"/>
    <w:rsid w:val="00DF5DBE"/>
    <w:rsid w:val="00DF69EC"/>
    <w:rsid w:val="00DF6CC7"/>
    <w:rsid w:val="00DF72A9"/>
    <w:rsid w:val="00DF74D2"/>
    <w:rsid w:val="00DF759C"/>
    <w:rsid w:val="00DF7B72"/>
    <w:rsid w:val="00DF7CD1"/>
    <w:rsid w:val="00E00817"/>
    <w:rsid w:val="00E00B00"/>
    <w:rsid w:val="00E00F42"/>
    <w:rsid w:val="00E0100C"/>
    <w:rsid w:val="00E010A3"/>
    <w:rsid w:val="00E01175"/>
    <w:rsid w:val="00E0180D"/>
    <w:rsid w:val="00E02721"/>
    <w:rsid w:val="00E02C61"/>
    <w:rsid w:val="00E030E3"/>
    <w:rsid w:val="00E041DB"/>
    <w:rsid w:val="00E043A7"/>
    <w:rsid w:val="00E047E0"/>
    <w:rsid w:val="00E04955"/>
    <w:rsid w:val="00E04C83"/>
    <w:rsid w:val="00E055AB"/>
    <w:rsid w:val="00E0622B"/>
    <w:rsid w:val="00E0679D"/>
    <w:rsid w:val="00E06B8C"/>
    <w:rsid w:val="00E07101"/>
    <w:rsid w:val="00E07476"/>
    <w:rsid w:val="00E07795"/>
    <w:rsid w:val="00E079AB"/>
    <w:rsid w:val="00E07D45"/>
    <w:rsid w:val="00E07F43"/>
    <w:rsid w:val="00E103EF"/>
    <w:rsid w:val="00E108E0"/>
    <w:rsid w:val="00E10924"/>
    <w:rsid w:val="00E109F5"/>
    <w:rsid w:val="00E10AA3"/>
    <w:rsid w:val="00E10EF4"/>
    <w:rsid w:val="00E114D7"/>
    <w:rsid w:val="00E11AA3"/>
    <w:rsid w:val="00E1251F"/>
    <w:rsid w:val="00E12A11"/>
    <w:rsid w:val="00E12CAB"/>
    <w:rsid w:val="00E12F6E"/>
    <w:rsid w:val="00E13253"/>
    <w:rsid w:val="00E1352E"/>
    <w:rsid w:val="00E137A6"/>
    <w:rsid w:val="00E13890"/>
    <w:rsid w:val="00E13FAE"/>
    <w:rsid w:val="00E14449"/>
    <w:rsid w:val="00E1486F"/>
    <w:rsid w:val="00E15187"/>
    <w:rsid w:val="00E15AB7"/>
    <w:rsid w:val="00E16990"/>
    <w:rsid w:val="00E16A5C"/>
    <w:rsid w:val="00E1766B"/>
    <w:rsid w:val="00E17801"/>
    <w:rsid w:val="00E1798E"/>
    <w:rsid w:val="00E179F2"/>
    <w:rsid w:val="00E20313"/>
    <w:rsid w:val="00E20BBC"/>
    <w:rsid w:val="00E210E0"/>
    <w:rsid w:val="00E210EE"/>
    <w:rsid w:val="00E212DC"/>
    <w:rsid w:val="00E2189E"/>
    <w:rsid w:val="00E22348"/>
    <w:rsid w:val="00E227F1"/>
    <w:rsid w:val="00E232F5"/>
    <w:rsid w:val="00E24349"/>
    <w:rsid w:val="00E252AB"/>
    <w:rsid w:val="00E2570E"/>
    <w:rsid w:val="00E25A2F"/>
    <w:rsid w:val="00E26049"/>
    <w:rsid w:val="00E26763"/>
    <w:rsid w:val="00E302A8"/>
    <w:rsid w:val="00E30D4A"/>
    <w:rsid w:val="00E30D85"/>
    <w:rsid w:val="00E31223"/>
    <w:rsid w:val="00E31433"/>
    <w:rsid w:val="00E316A9"/>
    <w:rsid w:val="00E31AAA"/>
    <w:rsid w:val="00E32337"/>
    <w:rsid w:val="00E32930"/>
    <w:rsid w:val="00E329F1"/>
    <w:rsid w:val="00E32DFB"/>
    <w:rsid w:val="00E32F5D"/>
    <w:rsid w:val="00E34037"/>
    <w:rsid w:val="00E34439"/>
    <w:rsid w:val="00E34963"/>
    <w:rsid w:val="00E34BFE"/>
    <w:rsid w:val="00E35078"/>
    <w:rsid w:val="00E353A0"/>
    <w:rsid w:val="00E36C1D"/>
    <w:rsid w:val="00E36F41"/>
    <w:rsid w:val="00E36F87"/>
    <w:rsid w:val="00E37104"/>
    <w:rsid w:val="00E372B4"/>
    <w:rsid w:val="00E37CA7"/>
    <w:rsid w:val="00E37E45"/>
    <w:rsid w:val="00E40879"/>
    <w:rsid w:val="00E40D3A"/>
    <w:rsid w:val="00E415C2"/>
    <w:rsid w:val="00E416A8"/>
    <w:rsid w:val="00E4177F"/>
    <w:rsid w:val="00E43171"/>
    <w:rsid w:val="00E4456B"/>
    <w:rsid w:val="00E445C8"/>
    <w:rsid w:val="00E44CB4"/>
    <w:rsid w:val="00E44DF7"/>
    <w:rsid w:val="00E45312"/>
    <w:rsid w:val="00E4619A"/>
    <w:rsid w:val="00E463CC"/>
    <w:rsid w:val="00E46D68"/>
    <w:rsid w:val="00E476E5"/>
    <w:rsid w:val="00E47B79"/>
    <w:rsid w:val="00E47C53"/>
    <w:rsid w:val="00E50C17"/>
    <w:rsid w:val="00E51064"/>
    <w:rsid w:val="00E5200E"/>
    <w:rsid w:val="00E5257C"/>
    <w:rsid w:val="00E5284F"/>
    <w:rsid w:val="00E52C3F"/>
    <w:rsid w:val="00E52E6D"/>
    <w:rsid w:val="00E52E7C"/>
    <w:rsid w:val="00E531EC"/>
    <w:rsid w:val="00E53CF9"/>
    <w:rsid w:val="00E54815"/>
    <w:rsid w:val="00E54A02"/>
    <w:rsid w:val="00E556A4"/>
    <w:rsid w:val="00E55892"/>
    <w:rsid w:val="00E55CBB"/>
    <w:rsid w:val="00E56C16"/>
    <w:rsid w:val="00E56C54"/>
    <w:rsid w:val="00E56FB8"/>
    <w:rsid w:val="00E57635"/>
    <w:rsid w:val="00E576F4"/>
    <w:rsid w:val="00E57E44"/>
    <w:rsid w:val="00E60457"/>
    <w:rsid w:val="00E61086"/>
    <w:rsid w:val="00E6127C"/>
    <w:rsid w:val="00E61466"/>
    <w:rsid w:val="00E61E24"/>
    <w:rsid w:val="00E6266A"/>
    <w:rsid w:val="00E6299F"/>
    <w:rsid w:val="00E62B0C"/>
    <w:rsid w:val="00E62D70"/>
    <w:rsid w:val="00E62ED0"/>
    <w:rsid w:val="00E6301B"/>
    <w:rsid w:val="00E638A5"/>
    <w:rsid w:val="00E64148"/>
    <w:rsid w:val="00E6437B"/>
    <w:rsid w:val="00E652B8"/>
    <w:rsid w:val="00E6587F"/>
    <w:rsid w:val="00E66234"/>
    <w:rsid w:val="00E66552"/>
    <w:rsid w:val="00E670D2"/>
    <w:rsid w:val="00E671AD"/>
    <w:rsid w:val="00E67227"/>
    <w:rsid w:val="00E672AD"/>
    <w:rsid w:val="00E67361"/>
    <w:rsid w:val="00E6793F"/>
    <w:rsid w:val="00E67FC0"/>
    <w:rsid w:val="00E702FD"/>
    <w:rsid w:val="00E70369"/>
    <w:rsid w:val="00E703AA"/>
    <w:rsid w:val="00E705D0"/>
    <w:rsid w:val="00E70EA8"/>
    <w:rsid w:val="00E70EF1"/>
    <w:rsid w:val="00E71306"/>
    <w:rsid w:val="00E71772"/>
    <w:rsid w:val="00E71961"/>
    <w:rsid w:val="00E72190"/>
    <w:rsid w:val="00E72D5C"/>
    <w:rsid w:val="00E75020"/>
    <w:rsid w:val="00E7590B"/>
    <w:rsid w:val="00E75B34"/>
    <w:rsid w:val="00E761E5"/>
    <w:rsid w:val="00E768A9"/>
    <w:rsid w:val="00E76EF2"/>
    <w:rsid w:val="00E802A1"/>
    <w:rsid w:val="00E81469"/>
    <w:rsid w:val="00E815D9"/>
    <w:rsid w:val="00E81D5C"/>
    <w:rsid w:val="00E81EC7"/>
    <w:rsid w:val="00E82938"/>
    <w:rsid w:val="00E82F31"/>
    <w:rsid w:val="00E83A5F"/>
    <w:rsid w:val="00E84507"/>
    <w:rsid w:val="00E84512"/>
    <w:rsid w:val="00E84991"/>
    <w:rsid w:val="00E85658"/>
    <w:rsid w:val="00E85D17"/>
    <w:rsid w:val="00E86C8F"/>
    <w:rsid w:val="00E86F9A"/>
    <w:rsid w:val="00E870E1"/>
    <w:rsid w:val="00E87AD9"/>
    <w:rsid w:val="00E87CB3"/>
    <w:rsid w:val="00E87F27"/>
    <w:rsid w:val="00E90844"/>
    <w:rsid w:val="00E90F32"/>
    <w:rsid w:val="00E90FFB"/>
    <w:rsid w:val="00E91F38"/>
    <w:rsid w:val="00E91FF3"/>
    <w:rsid w:val="00E9243F"/>
    <w:rsid w:val="00E927FA"/>
    <w:rsid w:val="00E9348B"/>
    <w:rsid w:val="00E93808"/>
    <w:rsid w:val="00E938FA"/>
    <w:rsid w:val="00E93AFF"/>
    <w:rsid w:val="00E93F67"/>
    <w:rsid w:val="00E946F7"/>
    <w:rsid w:val="00E948BE"/>
    <w:rsid w:val="00E94EEB"/>
    <w:rsid w:val="00E95C25"/>
    <w:rsid w:val="00E95D1E"/>
    <w:rsid w:val="00E968C0"/>
    <w:rsid w:val="00E96A2F"/>
    <w:rsid w:val="00E96C69"/>
    <w:rsid w:val="00E972F4"/>
    <w:rsid w:val="00E97464"/>
    <w:rsid w:val="00E97E64"/>
    <w:rsid w:val="00EA04E2"/>
    <w:rsid w:val="00EA11F3"/>
    <w:rsid w:val="00EA1321"/>
    <w:rsid w:val="00EA1694"/>
    <w:rsid w:val="00EA1E4C"/>
    <w:rsid w:val="00EA2E92"/>
    <w:rsid w:val="00EA32A5"/>
    <w:rsid w:val="00EA36BF"/>
    <w:rsid w:val="00EA3B19"/>
    <w:rsid w:val="00EA3B53"/>
    <w:rsid w:val="00EA4392"/>
    <w:rsid w:val="00EA4DF0"/>
    <w:rsid w:val="00EA5287"/>
    <w:rsid w:val="00EA5F4D"/>
    <w:rsid w:val="00EA660C"/>
    <w:rsid w:val="00EA68CB"/>
    <w:rsid w:val="00EB110F"/>
    <w:rsid w:val="00EB1409"/>
    <w:rsid w:val="00EB19D5"/>
    <w:rsid w:val="00EB2388"/>
    <w:rsid w:val="00EB31A8"/>
    <w:rsid w:val="00EB3224"/>
    <w:rsid w:val="00EB363E"/>
    <w:rsid w:val="00EB36E9"/>
    <w:rsid w:val="00EB3EAD"/>
    <w:rsid w:val="00EB3EC0"/>
    <w:rsid w:val="00EB482C"/>
    <w:rsid w:val="00EB4B98"/>
    <w:rsid w:val="00EB539E"/>
    <w:rsid w:val="00EB5B43"/>
    <w:rsid w:val="00EB6910"/>
    <w:rsid w:val="00EB6E39"/>
    <w:rsid w:val="00EB7376"/>
    <w:rsid w:val="00EC004D"/>
    <w:rsid w:val="00EC0DB2"/>
    <w:rsid w:val="00EC1064"/>
    <w:rsid w:val="00EC120E"/>
    <w:rsid w:val="00EC21D5"/>
    <w:rsid w:val="00EC2B64"/>
    <w:rsid w:val="00EC303F"/>
    <w:rsid w:val="00EC315D"/>
    <w:rsid w:val="00EC39F9"/>
    <w:rsid w:val="00EC46CB"/>
    <w:rsid w:val="00EC47EE"/>
    <w:rsid w:val="00EC59E4"/>
    <w:rsid w:val="00EC5FC2"/>
    <w:rsid w:val="00EC644A"/>
    <w:rsid w:val="00EC64FC"/>
    <w:rsid w:val="00EC6689"/>
    <w:rsid w:val="00EC6EAA"/>
    <w:rsid w:val="00EC7247"/>
    <w:rsid w:val="00EC72E2"/>
    <w:rsid w:val="00EC73A2"/>
    <w:rsid w:val="00EC7499"/>
    <w:rsid w:val="00EC7901"/>
    <w:rsid w:val="00EC7969"/>
    <w:rsid w:val="00EC7C06"/>
    <w:rsid w:val="00EC7D71"/>
    <w:rsid w:val="00ED0055"/>
    <w:rsid w:val="00ED072C"/>
    <w:rsid w:val="00ED0E1E"/>
    <w:rsid w:val="00ED1599"/>
    <w:rsid w:val="00ED1694"/>
    <w:rsid w:val="00ED1D69"/>
    <w:rsid w:val="00ED1DD3"/>
    <w:rsid w:val="00ED200E"/>
    <w:rsid w:val="00ED20A7"/>
    <w:rsid w:val="00ED2144"/>
    <w:rsid w:val="00ED2361"/>
    <w:rsid w:val="00ED246F"/>
    <w:rsid w:val="00ED2925"/>
    <w:rsid w:val="00ED2B7B"/>
    <w:rsid w:val="00ED2DEC"/>
    <w:rsid w:val="00ED2FF4"/>
    <w:rsid w:val="00ED33BF"/>
    <w:rsid w:val="00ED37F1"/>
    <w:rsid w:val="00ED39BA"/>
    <w:rsid w:val="00ED3A6A"/>
    <w:rsid w:val="00ED56DE"/>
    <w:rsid w:val="00ED5E8D"/>
    <w:rsid w:val="00ED60E2"/>
    <w:rsid w:val="00ED683C"/>
    <w:rsid w:val="00ED7400"/>
    <w:rsid w:val="00ED78FF"/>
    <w:rsid w:val="00ED7C6D"/>
    <w:rsid w:val="00ED7C73"/>
    <w:rsid w:val="00EE0263"/>
    <w:rsid w:val="00EE0701"/>
    <w:rsid w:val="00EE0D5B"/>
    <w:rsid w:val="00EE13D6"/>
    <w:rsid w:val="00EE1513"/>
    <w:rsid w:val="00EE17A0"/>
    <w:rsid w:val="00EE1AC7"/>
    <w:rsid w:val="00EE1DC4"/>
    <w:rsid w:val="00EE228B"/>
    <w:rsid w:val="00EE2294"/>
    <w:rsid w:val="00EE22A9"/>
    <w:rsid w:val="00EE2AA0"/>
    <w:rsid w:val="00EE309D"/>
    <w:rsid w:val="00EE313B"/>
    <w:rsid w:val="00EE348F"/>
    <w:rsid w:val="00EE3987"/>
    <w:rsid w:val="00EE3A56"/>
    <w:rsid w:val="00EE3C6C"/>
    <w:rsid w:val="00EE47B5"/>
    <w:rsid w:val="00EE4CDE"/>
    <w:rsid w:val="00EE5432"/>
    <w:rsid w:val="00EE54E4"/>
    <w:rsid w:val="00EE55B1"/>
    <w:rsid w:val="00EE6161"/>
    <w:rsid w:val="00EE6BAE"/>
    <w:rsid w:val="00EE6CE5"/>
    <w:rsid w:val="00EE7982"/>
    <w:rsid w:val="00EF0472"/>
    <w:rsid w:val="00EF0737"/>
    <w:rsid w:val="00EF0CE3"/>
    <w:rsid w:val="00EF0EA1"/>
    <w:rsid w:val="00EF113C"/>
    <w:rsid w:val="00EF127A"/>
    <w:rsid w:val="00EF14F2"/>
    <w:rsid w:val="00EF18A3"/>
    <w:rsid w:val="00EF1DA5"/>
    <w:rsid w:val="00EF25F8"/>
    <w:rsid w:val="00EF36CF"/>
    <w:rsid w:val="00EF36E5"/>
    <w:rsid w:val="00EF37D5"/>
    <w:rsid w:val="00EF4280"/>
    <w:rsid w:val="00EF5F49"/>
    <w:rsid w:val="00EF6DFA"/>
    <w:rsid w:val="00EF6F97"/>
    <w:rsid w:val="00EF7587"/>
    <w:rsid w:val="00EF7D08"/>
    <w:rsid w:val="00EF7D55"/>
    <w:rsid w:val="00EF7E01"/>
    <w:rsid w:val="00F00CE9"/>
    <w:rsid w:val="00F012B0"/>
    <w:rsid w:val="00F015DF"/>
    <w:rsid w:val="00F01C24"/>
    <w:rsid w:val="00F02298"/>
    <w:rsid w:val="00F0246A"/>
    <w:rsid w:val="00F03189"/>
    <w:rsid w:val="00F0323E"/>
    <w:rsid w:val="00F03E97"/>
    <w:rsid w:val="00F03FCB"/>
    <w:rsid w:val="00F04022"/>
    <w:rsid w:val="00F04A69"/>
    <w:rsid w:val="00F058FA"/>
    <w:rsid w:val="00F06485"/>
    <w:rsid w:val="00F06880"/>
    <w:rsid w:val="00F06A02"/>
    <w:rsid w:val="00F06B64"/>
    <w:rsid w:val="00F07000"/>
    <w:rsid w:val="00F070F8"/>
    <w:rsid w:val="00F07181"/>
    <w:rsid w:val="00F102D1"/>
    <w:rsid w:val="00F10346"/>
    <w:rsid w:val="00F104CD"/>
    <w:rsid w:val="00F109EE"/>
    <w:rsid w:val="00F10A29"/>
    <w:rsid w:val="00F113FA"/>
    <w:rsid w:val="00F1159A"/>
    <w:rsid w:val="00F11CE1"/>
    <w:rsid w:val="00F12023"/>
    <w:rsid w:val="00F123EC"/>
    <w:rsid w:val="00F1251D"/>
    <w:rsid w:val="00F12580"/>
    <w:rsid w:val="00F12BA5"/>
    <w:rsid w:val="00F13149"/>
    <w:rsid w:val="00F13777"/>
    <w:rsid w:val="00F13C23"/>
    <w:rsid w:val="00F14ECE"/>
    <w:rsid w:val="00F15520"/>
    <w:rsid w:val="00F156F4"/>
    <w:rsid w:val="00F15BB6"/>
    <w:rsid w:val="00F161D7"/>
    <w:rsid w:val="00F16B19"/>
    <w:rsid w:val="00F17227"/>
    <w:rsid w:val="00F174E3"/>
    <w:rsid w:val="00F1755C"/>
    <w:rsid w:val="00F176CB"/>
    <w:rsid w:val="00F202B6"/>
    <w:rsid w:val="00F20679"/>
    <w:rsid w:val="00F208F0"/>
    <w:rsid w:val="00F21492"/>
    <w:rsid w:val="00F2149C"/>
    <w:rsid w:val="00F21721"/>
    <w:rsid w:val="00F21B16"/>
    <w:rsid w:val="00F22823"/>
    <w:rsid w:val="00F22B01"/>
    <w:rsid w:val="00F22B8E"/>
    <w:rsid w:val="00F2323F"/>
    <w:rsid w:val="00F233F0"/>
    <w:rsid w:val="00F23B09"/>
    <w:rsid w:val="00F23D41"/>
    <w:rsid w:val="00F2415C"/>
    <w:rsid w:val="00F252A4"/>
    <w:rsid w:val="00F2544B"/>
    <w:rsid w:val="00F25540"/>
    <w:rsid w:val="00F2569D"/>
    <w:rsid w:val="00F25866"/>
    <w:rsid w:val="00F261C0"/>
    <w:rsid w:val="00F2639B"/>
    <w:rsid w:val="00F273CE"/>
    <w:rsid w:val="00F27751"/>
    <w:rsid w:val="00F27AC7"/>
    <w:rsid w:val="00F27D76"/>
    <w:rsid w:val="00F306FE"/>
    <w:rsid w:val="00F30A6A"/>
    <w:rsid w:val="00F30A82"/>
    <w:rsid w:val="00F31198"/>
    <w:rsid w:val="00F313A7"/>
    <w:rsid w:val="00F33B42"/>
    <w:rsid w:val="00F33D78"/>
    <w:rsid w:val="00F33DBD"/>
    <w:rsid w:val="00F34537"/>
    <w:rsid w:val="00F3485A"/>
    <w:rsid w:val="00F34CF8"/>
    <w:rsid w:val="00F355E2"/>
    <w:rsid w:val="00F35634"/>
    <w:rsid w:val="00F35669"/>
    <w:rsid w:val="00F357A3"/>
    <w:rsid w:val="00F35E50"/>
    <w:rsid w:val="00F36A06"/>
    <w:rsid w:val="00F371EA"/>
    <w:rsid w:val="00F371FE"/>
    <w:rsid w:val="00F37AD2"/>
    <w:rsid w:val="00F37B66"/>
    <w:rsid w:val="00F4108D"/>
    <w:rsid w:val="00F411CA"/>
    <w:rsid w:val="00F417DA"/>
    <w:rsid w:val="00F41CDE"/>
    <w:rsid w:val="00F41F0F"/>
    <w:rsid w:val="00F41FDF"/>
    <w:rsid w:val="00F426C4"/>
    <w:rsid w:val="00F42CB8"/>
    <w:rsid w:val="00F42F1A"/>
    <w:rsid w:val="00F437E0"/>
    <w:rsid w:val="00F43805"/>
    <w:rsid w:val="00F43B8D"/>
    <w:rsid w:val="00F43DE7"/>
    <w:rsid w:val="00F44F7B"/>
    <w:rsid w:val="00F44FB7"/>
    <w:rsid w:val="00F45135"/>
    <w:rsid w:val="00F45414"/>
    <w:rsid w:val="00F454F1"/>
    <w:rsid w:val="00F45585"/>
    <w:rsid w:val="00F45BF0"/>
    <w:rsid w:val="00F45D71"/>
    <w:rsid w:val="00F4688C"/>
    <w:rsid w:val="00F46E41"/>
    <w:rsid w:val="00F46FB5"/>
    <w:rsid w:val="00F4721D"/>
    <w:rsid w:val="00F47394"/>
    <w:rsid w:val="00F473EC"/>
    <w:rsid w:val="00F47DA0"/>
    <w:rsid w:val="00F47F08"/>
    <w:rsid w:val="00F50378"/>
    <w:rsid w:val="00F5060E"/>
    <w:rsid w:val="00F5123F"/>
    <w:rsid w:val="00F51D88"/>
    <w:rsid w:val="00F51F72"/>
    <w:rsid w:val="00F5342B"/>
    <w:rsid w:val="00F535AF"/>
    <w:rsid w:val="00F53CF4"/>
    <w:rsid w:val="00F54133"/>
    <w:rsid w:val="00F5433F"/>
    <w:rsid w:val="00F54A2D"/>
    <w:rsid w:val="00F554A6"/>
    <w:rsid w:val="00F5576C"/>
    <w:rsid w:val="00F558F7"/>
    <w:rsid w:val="00F559B5"/>
    <w:rsid w:val="00F55DB7"/>
    <w:rsid w:val="00F5614F"/>
    <w:rsid w:val="00F561D3"/>
    <w:rsid w:val="00F570BE"/>
    <w:rsid w:val="00F572E5"/>
    <w:rsid w:val="00F57A76"/>
    <w:rsid w:val="00F57C99"/>
    <w:rsid w:val="00F60996"/>
    <w:rsid w:val="00F60D3E"/>
    <w:rsid w:val="00F610CE"/>
    <w:rsid w:val="00F61502"/>
    <w:rsid w:val="00F621BC"/>
    <w:rsid w:val="00F62D82"/>
    <w:rsid w:val="00F63C10"/>
    <w:rsid w:val="00F63CB7"/>
    <w:rsid w:val="00F64337"/>
    <w:rsid w:val="00F64448"/>
    <w:rsid w:val="00F646B2"/>
    <w:rsid w:val="00F65391"/>
    <w:rsid w:val="00F65C52"/>
    <w:rsid w:val="00F65F3B"/>
    <w:rsid w:val="00F6682C"/>
    <w:rsid w:val="00F67760"/>
    <w:rsid w:val="00F677E9"/>
    <w:rsid w:val="00F67F3F"/>
    <w:rsid w:val="00F70666"/>
    <w:rsid w:val="00F70FF0"/>
    <w:rsid w:val="00F712E6"/>
    <w:rsid w:val="00F7302C"/>
    <w:rsid w:val="00F73ADB"/>
    <w:rsid w:val="00F73D4D"/>
    <w:rsid w:val="00F74527"/>
    <w:rsid w:val="00F758B3"/>
    <w:rsid w:val="00F75967"/>
    <w:rsid w:val="00F75BAF"/>
    <w:rsid w:val="00F7670C"/>
    <w:rsid w:val="00F770E5"/>
    <w:rsid w:val="00F77137"/>
    <w:rsid w:val="00F7763C"/>
    <w:rsid w:val="00F800A5"/>
    <w:rsid w:val="00F80EAC"/>
    <w:rsid w:val="00F814EB"/>
    <w:rsid w:val="00F814F7"/>
    <w:rsid w:val="00F81549"/>
    <w:rsid w:val="00F8157D"/>
    <w:rsid w:val="00F8175D"/>
    <w:rsid w:val="00F81B25"/>
    <w:rsid w:val="00F81D73"/>
    <w:rsid w:val="00F8242E"/>
    <w:rsid w:val="00F82703"/>
    <w:rsid w:val="00F82F93"/>
    <w:rsid w:val="00F83941"/>
    <w:rsid w:val="00F83BFE"/>
    <w:rsid w:val="00F840B1"/>
    <w:rsid w:val="00F84E70"/>
    <w:rsid w:val="00F8531E"/>
    <w:rsid w:val="00F85BAC"/>
    <w:rsid w:val="00F8658A"/>
    <w:rsid w:val="00F86E52"/>
    <w:rsid w:val="00F86FB4"/>
    <w:rsid w:val="00F8725F"/>
    <w:rsid w:val="00F8733D"/>
    <w:rsid w:val="00F90210"/>
    <w:rsid w:val="00F90482"/>
    <w:rsid w:val="00F90BEE"/>
    <w:rsid w:val="00F90D1B"/>
    <w:rsid w:val="00F912D4"/>
    <w:rsid w:val="00F91A64"/>
    <w:rsid w:val="00F9203D"/>
    <w:rsid w:val="00F92833"/>
    <w:rsid w:val="00F92B37"/>
    <w:rsid w:val="00F93250"/>
    <w:rsid w:val="00F93E09"/>
    <w:rsid w:val="00F942C2"/>
    <w:rsid w:val="00F94366"/>
    <w:rsid w:val="00F948CE"/>
    <w:rsid w:val="00F953AF"/>
    <w:rsid w:val="00F95593"/>
    <w:rsid w:val="00F955DF"/>
    <w:rsid w:val="00F95643"/>
    <w:rsid w:val="00F95D16"/>
    <w:rsid w:val="00F962C5"/>
    <w:rsid w:val="00F9730E"/>
    <w:rsid w:val="00F97350"/>
    <w:rsid w:val="00F97B9D"/>
    <w:rsid w:val="00FA09E8"/>
    <w:rsid w:val="00FA0C51"/>
    <w:rsid w:val="00FA0E72"/>
    <w:rsid w:val="00FA145F"/>
    <w:rsid w:val="00FA146C"/>
    <w:rsid w:val="00FA17A4"/>
    <w:rsid w:val="00FA1B8D"/>
    <w:rsid w:val="00FA1BDE"/>
    <w:rsid w:val="00FA2193"/>
    <w:rsid w:val="00FA2556"/>
    <w:rsid w:val="00FA2AD3"/>
    <w:rsid w:val="00FA2CF1"/>
    <w:rsid w:val="00FA2E33"/>
    <w:rsid w:val="00FA31B7"/>
    <w:rsid w:val="00FA3A5F"/>
    <w:rsid w:val="00FA3EF5"/>
    <w:rsid w:val="00FA4691"/>
    <w:rsid w:val="00FA4739"/>
    <w:rsid w:val="00FA48CB"/>
    <w:rsid w:val="00FA4BCC"/>
    <w:rsid w:val="00FA5172"/>
    <w:rsid w:val="00FA5482"/>
    <w:rsid w:val="00FA5B0F"/>
    <w:rsid w:val="00FA5C37"/>
    <w:rsid w:val="00FA5D62"/>
    <w:rsid w:val="00FA5E6B"/>
    <w:rsid w:val="00FA5EFA"/>
    <w:rsid w:val="00FA6DBC"/>
    <w:rsid w:val="00FA6DF2"/>
    <w:rsid w:val="00FA7624"/>
    <w:rsid w:val="00FA7D88"/>
    <w:rsid w:val="00FB0AF3"/>
    <w:rsid w:val="00FB0DDC"/>
    <w:rsid w:val="00FB1472"/>
    <w:rsid w:val="00FB1D9B"/>
    <w:rsid w:val="00FB1F27"/>
    <w:rsid w:val="00FB20F4"/>
    <w:rsid w:val="00FB215A"/>
    <w:rsid w:val="00FB282A"/>
    <w:rsid w:val="00FB2C39"/>
    <w:rsid w:val="00FB318D"/>
    <w:rsid w:val="00FB342C"/>
    <w:rsid w:val="00FB3F3F"/>
    <w:rsid w:val="00FB406E"/>
    <w:rsid w:val="00FB4448"/>
    <w:rsid w:val="00FB4B0B"/>
    <w:rsid w:val="00FB560F"/>
    <w:rsid w:val="00FB5CA5"/>
    <w:rsid w:val="00FB5EC4"/>
    <w:rsid w:val="00FB66A4"/>
    <w:rsid w:val="00FB692F"/>
    <w:rsid w:val="00FB74B8"/>
    <w:rsid w:val="00FB7C86"/>
    <w:rsid w:val="00FB7D7D"/>
    <w:rsid w:val="00FC094F"/>
    <w:rsid w:val="00FC0C69"/>
    <w:rsid w:val="00FC11A0"/>
    <w:rsid w:val="00FC12CE"/>
    <w:rsid w:val="00FC1BE0"/>
    <w:rsid w:val="00FC1E28"/>
    <w:rsid w:val="00FC27F9"/>
    <w:rsid w:val="00FC2813"/>
    <w:rsid w:val="00FC2C1C"/>
    <w:rsid w:val="00FC3973"/>
    <w:rsid w:val="00FC465B"/>
    <w:rsid w:val="00FC47BC"/>
    <w:rsid w:val="00FC4AA8"/>
    <w:rsid w:val="00FC4C88"/>
    <w:rsid w:val="00FC5854"/>
    <w:rsid w:val="00FC5FF9"/>
    <w:rsid w:val="00FC6003"/>
    <w:rsid w:val="00FC6746"/>
    <w:rsid w:val="00FC79D5"/>
    <w:rsid w:val="00FC7D1D"/>
    <w:rsid w:val="00FC7EBB"/>
    <w:rsid w:val="00FD00DA"/>
    <w:rsid w:val="00FD075D"/>
    <w:rsid w:val="00FD0E52"/>
    <w:rsid w:val="00FD120A"/>
    <w:rsid w:val="00FD15BD"/>
    <w:rsid w:val="00FD1659"/>
    <w:rsid w:val="00FD1C17"/>
    <w:rsid w:val="00FD21BE"/>
    <w:rsid w:val="00FD2ED3"/>
    <w:rsid w:val="00FD3A93"/>
    <w:rsid w:val="00FD3D2C"/>
    <w:rsid w:val="00FD3E5E"/>
    <w:rsid w:val="00FD4D20"/>
    <w:rsid w:val="00FD5087"/>
    <w:rsid w:val="00FD592B"/>
    <w:rsid w:val="00FD64A6"/>
    <w:rsid w:val="00FD6A3D"/>
    <w:rsid w:val="00FD7492"/>
    <w:rsid w:val="00FD74A2"/>
    <w:rsid w:val="00FD7766"/>
    <w:rsid w:val="00FD7A18"/>
    <w:rsid w:val="00FD7C6A"/>
    <w:rsid w:val="00FE003A"/>
    <w:rsid w:val="00FE01DC"/>
    <w:rsid w:val="00FE06B4"/>
    <w:rsid w:val="00FE085A"/>
    <w:rsid w:val="00FE1DA4"/>
    <w:rsid w:val="00FE32B4"/>
    <w:rsid w:val="00FE379A"/>
    <w:rsid w:val="00FE3CB1"/>
    <w:rsid w:val="00FE47C6"/>
    <w:rsid w:val="00FE50A8"/>
    <w:rsid w:val="00FE547B"/>
    <w:rsid w:val="00FE5487"/>
    <w:rsid w:val="00FE54EB"/>
    <w:rsid w:val="00FE61A5"/>
    <w:rsid w:val="00FE6772"/>
    <w:rsid w:val="00FE6A8D"/>
    <w:rsid w:val="00FE7064"/>
    <w:rsid w:val="00FE7F63"/>
    <w:rsid w:val="00FF01D5"/>
    <w:rsid w:val="00FF0231"/>
    <w:rsid w:val="00FF08AD"/>
    <w:rsid w:val="00FF1CBF"/>
    <w:rsid w:val="00FF2547"/>
    <w:rsid w:val="00FF2F3A"/>
    <w:rsid w:val="00FF3DC4"/>
    <w:rsid w:val="00FF3EF4"/>
    <w:rsid w:val="00FF485F"/>
    <w:rsid w:val="00FF5443"/>
    <w:rsid w:val="00FF5954"/>
    <w:rsid w:val="00FF5A57"/>
    <w:rsid w:val="00FF5F12"/>
    <w:rsid w:val="00FF656A"/>
    <w:rsid w:val="00FF6740"/>
    <w:rsid w:val="00FF6AFA"/>
    <w:rsid w:val="00FF6D5C"/>
    <w:rsid w:val="00FF73E2"/>
    <w:rsid w:val="00FF7458"/>
    <w:rsid w:val="00FF7A4B"/>
    <w:rsid w:val="01162C3D"/>
    <w:rsid w:val="0130A44D"/>
    <w:rsid w:val="01338959"/>
    <w:rsid w:val="01B03F85"/>
    <w:rsid w:val="01B37FC1"/>
    <w:rsid w:val="01DBF58F"/>
    <w:rsid w:val="0210B3A5"/>
    <w:rsid w:val="0272DDE4"/>
    <w:rsid w:val="0274B530"/>
    <w:rsid w:val="02CD4EA2"/>
    <w:rsid w:val="02DD3A92"/>
    <w:rsid w:val="031C535F"/>
    <w:rsid w:val="0385584C"/>
    <w:rsid w:val="0445CAA8"/>
    <w:rsid w:val="047E735B"/>
    <w:rsid w:val="04A43C2E"/>
    <w:rsid w:val="05DA3EAF"/>
    <w:rsid w:val="05DA44FB"/>
    <w:rsid w:val="060410B7"/>
    <w:rsid w:val="0631D882"/>
    <w:rsid w:val="063D343C"/>
    <w:rsid w:val="06A46463"/>
    <w:rsid w:val="06DC383D"/>
    <w:rsid w:val="07286799"/>
    <w:rsid w:val="07BB38D0"/>
    <w:rsid w:val="08B191C5"/>
    <w:rsid w:val="08B55B03"/>
    <w:rsid w:val="09113915"/>
    <w:rsid w:val="091A7553"/>
    <w:rsid w:val="091BD619"/>
    <w:rsid w:val="0925BBDD"/>
    <w:rsid w:val="092F6ED0"/>
    <w:rsid w:val="09527BF6"/>
    <w:rsid w:val="0955F659"/>
    <w:rsid w:val="09AEF53E"/>
    <w:rsid w:val="09BCF31B"/>
    <w:rsid w:val="09D5FDE6"/>
    <w:rsid w:val="0B133515"/>
    <w:rsid w:val="0B39097B"/>
    <w:rsid w:val="0B4F4F81"/>
    <w:rsid w:val="0B8A10D0"/>
    <w:rsid w:val="0BB93FAD"/>
    <w:rsid w:val="0BD5B676"/>
    <w:rsid w:val="0BEDAFE3"/>
    <w:rsid w:val="0C0061AB"/>
    <w:rsid w:val="0C1A0F13"/>
    <w:rsid w:val="0C2410E1"/>
    <w:rsid w:val="0C33049F"/>
    <w:rsid w:val="0C57A5BB"/>
    <w:rsid w:val="0CBEA21E"/>
    <w:rsid w:val="0D1A097B"/>
    <w:rsid w:val="0D24B88D"/>
    <w:rsid w:val="0D6D78BA"/>
    <w:rsid w:val="0D7D1562"/>
    <w:rsid w:val="0DCEBD0B"/>
    <w:rsid w:val="0DDB9DA1"/>
    <w:rsid w:val="0ECF50B5"/>
    <w:rsid w:val="0F57724C"/>
    <w:rsid w:val="0F666C48"/>
    <w:rsid w:val="0FD88CB0"/>
    <w:rsid w:val="0FFD0C0E"/>
    <w:rsid w:val="0FFFB160"/>
    <w:rsid w:val="104F0FEF"/>
    <w:rsid w:val="105D1D4C"/>
    <w:rsid w:val="1094761D"/>
    <w:rsid w:val="10ADB0B9"/>
    <w:rsid w:val="10E62B23"/>
    <w:rsid w:val="1129945A"/>
    <w:rsid w:val="115E1ED5"/>
    <w:rsid w:val="117CE0A7"/>
    <w:rsid w:val="118D107B"/>
    <w:rsid w:val="11964221"/>
    <w:rsid w:val="11A4C509"/>
    <w:rsid w:val="11ABF37A"/>
    <w:rsid w:val="11C3D71B"/>
    <w:rsid w:val="11C6022A"/>
    <w:rsid w:val="11CAB15C"/>
    <w:rsid w:val="11E92480"/>
    <w:rsid w:val="1201C773"/>
    <w:rsid w:val="122C6715"/>
    <w:rsid w:val="1289E80F"/>
    <w:rsid w:val="1315F5C8"/>
    <w:rsid w:val="133EE110"/>
    <w:rsid w:val="134E6CA5"/>
    <w:rsid w:val="13E05CDA"/>
    <w:rsid w:val="14158092"/>
    <w:rsid w:val="143F3A40"/>
    <w:rsid w:val="146A1EC1"/>
    <w:rsid w:val="149E54B0"/>
    <w:rsid w:val="14B84B14"/>
    <w:rsid w:val="14BF5468"/>
    <w:rsid w:val="14D79A8F"/>
    <w:rsid w:val="15088F67"/>
    <w:rsid w:val="15532035"/>
    <w:rsid w:val="155EC0CE"/>
    <w:rsid w:val="15680E7E"/>
    <w:rsid w:val="159C6CA6"/>
    <w:rsid w:val="16792C6C"/>
    <w:rsid w:val="16ACCDA0"/>
    <w:rsid w:val="16D2DAB6"/>
    <w:rsid w:val="170E34DD"/>
    <w:rsid w:val="172CE14D"/>
    <w:rsid w:val="1791D364"/>
    <w:rsid w:val="17996D56"/>
    <w:rsid w:val="183F340A"/>
    <w:rsid w:val="1851CFA7"/>
    <w:rsid w:val="188542C3"/>
    <w:rsid w:val="18EB499C"/>
    <w:rsid w:val="190FAB73"/>
    <w:rsid w:val="193A0EA7"/>
    <w:rsid w:val="193D0E97"/>
    <w:rsid w:val="195764E9"/>
    <w:rsid w:val="19882BA9"/>
    <w:rsid w:val="19FD1572"/>
    <w:rsid w:val="1A33F7BD"/>
    <w:rsid w:val="1AAB0102"/>
    <w:rsid w:val="1B06C26E"/>
    <w:rsid w:val="1B59DCE5"/>
    <w:rsid w:val="1B725711"/>
    <w:rsid w:val="1B754135"/>
    <w:rsid w:val="1BAFA976"/>
    <w:rsid w:val="1C044E7F"/>
    <w:rsid w:val="1C3B1B9A"/>
    <w:rsid w:val="1C93B4DD"/>
    <w:rsid w:val="1CAE9194"/>
    <w:rsid w:val="1CB8612D"/>
    <w:rsid w:val="1CD98FFE"/>
    <w:rsid w:val="1D0BD06C"/>
    <w:rsid w:val="1D29BE26"/>
    <w:rsid w:val="1D64A813"/>
    <w:rsid w:val="1D65725C"/>
    <w:rsid w:val="1D71779C"/>
    <w:rsid w:val="1D75828F"/>
    <w:rsid w:val="1E2D705A"/>
    <w:rsid w:val="1E35C287"/>
    <w:rsid w:val="1E4890F5"/>
    <w:rsid w:val="1E4BA6B1"/>
    <w:rsid w:val="1F48BDCF"/>
    <w:rsid w:val="1F79F4C9"/>
    <w:rsid w:val="2015F25F"/>
    <w:rsid w:val="203CACB9"/>
    <w:rsid w:val="205DDDAB"/>
    <w:rsid w:val="20622257"/>
    <w:rsid w:val="20A0A98B"/>
    <w:rsid w:val="20FCEC44"/>
    <w:rsid w:val="210F0127"/>
    <w:rsid w:val="217DBEA7"/>
    <w:rsid w:val="2183C245"/>
    <w:rsid w:val="21913AB8"/>
    <w:rsid w:val="21A21B80"/>
    <w:rsid w:val="21CD7362"/>
    <w:rsid w:val="21DF418F"/>
    <w:rsid w:val="2210514B"/>
    <w:rsid w:val="2215A329"/>
    <w:rsid w:val="22AB1559"/>
    <w:rsid w:val="22BC3A05"/>
    <w:rsid w:val="22DB11D0"/>
    <w:rsid w:val="23058986"/>
    <w:rsid w:val="2312A167"/>
    <w:rsid w:val="232F2DF3"/>
    <w:rsid w:val="23863BD4"/>
    <w:rsid w:val="238731DF"/>
    <w:rsid w:val="23ECE9BB"/>
    <w:rsid w:val="23FA2D3C"/>
    <w:rsid w:val="23FEA000"/>
    <w:rsid w:val="240C325C"/>
    <w:rsid w:val="2418CF14"/>
    <w:rsid w:val="24778BB7"/>
    <w:rsid w:val="249EAB17"/>
    <w:rsid w:val="24DB4FD9"/>
    <w:rsid w:val="24F086BF"/>
    <w:rsid w:val="252E85FB"/>
    <w:rsid w:val="2554C5E2"/>
    <w:rsid w:val="257A8BF5"/>
    <w:rsid w:val="2580CD91"/>
    <w:rsid w:val="25BAF4AB"/>
    <w:rsid w:val="25C9F265"/>
    <w:rsid w:val="26191D94"/>
    <w:rsid w:val="263DFBBA"/>
    <w:rsid w:val="263F8F51"/>
    <w:rsid w:val="26400A23"/>
    <w:rsid w:val="2651508D"/>
    <w:rsid w:val="2663E192"/>
    <w:rsid w:val="26674629"/>
    <w:rsid w:val="26D97803"/>
    <w:rsid w:val="26E9C8C9"/>
    <w:rsid w:val="2725E5F2"/>
    <w:rsid w:val="27ECBC47"/>
    <w:rsid w:val="28384A2F"/>
    <w:rsid w:val="287DC1CF"/>
    <w:rsid w:val="288501B2"/>
    <w:rsid w:val="28AA5AAA"/>
    <w:rsid w:val="28CA893F"/>
    <w:rsid w:val="28F6D97D"/>
    <w:rsid w:val="2900599F"/>
    <w:rsid w:val="290502F2"/>
    <w:rsid w:val="2913C736"/>
    <w:rsid w:val="29154884"/>
    <w:rsid w:val="292633E4"/>
    <w:rsid w:val="293C67E4"/>
    <w:rsid w:val="29407F9E"/>
    <w:rsid w:val="295085A6"/>
    <w:rsid w:val="2959C1E4"/>
    <w:rsid w:val="29964CBD"/>
    <w:rsid w:val="29C6BCEF"/>
    <w:rsid w:val="29D02919"/>
    <w:rsid w:val="29F17734"/>
    <w:rsid w:val="2A2B6F17"/>
    <w:rsid w:val="2A34B112"/>
    <w:rsid w:val="2A88ADEF"/>
    <w:rsid w:val="2A8E1657"/>
    <w:rsid w:val="2ABCDA41"/>
    <w:rsid w:val="2B254D95"/>
    <w:rsid w:val="2B3FE0C0"/>
    <w:rsid w:val="2B4CC69D"/>
    <w:rsid w:val="2C457692"/>
    <w:rsid w:val="2C997E44"/>
    <w:rsid w:val="2CA11351"/>
    <w:rsid w:val="2CFB012C"/>
    <w:rsid w:val="2D4769D4"/>
    <w:rsid w:val="2DB54A49"/>
    <w:rsid w:val="2DBE39CD"/>
    <w:rsid w:val="2DF94060"/>
    <w:rsid w:val="2E3AF28E"/>
    <w:rsid w:val="2E4F0D7F"/>
    <w:rsid w:val="2F2863F5"/>
    <w:rsid w:val="2F33EBE7"/>
    <w:rsid w:val="2F8CBF30"/>
    <w:rsid w:val="2FD9A7C2"/>
    <w:rsid w:val="2FE2C91C"/>
    <w:rsid w:val="304291CB"/>
    <w:rsid w:val="30BEECB1"/>
    <w:rsid w:val="30D4BFC8"/>
    <w:rsid w:val="3102012E"/>
    <w:rsid w:val="31475190"/>
    <w:rsid w:val="31975659"/>
    <w:rsid w:val="31D4E7E9"/>
    <w:rsid w:val="320323AC"/>
    <w:rsid w:val="32F48501"/>
    <w:rsid w:val="333C163E"/>
    <w:rsid w:val="33557071"/>
    <w:rsid w:val="3360F464"/>
    <w:rsid w:val="33B6F454"/>
    <w:rsid w:val="33BEC993"/>
    <w:rsid w:val="342014EC"/>
    <w:rsid w:val="34503A97"/>
    <w:rsid w:val="346C4B22"/>
    <w:rsid w:val="3475B614"/>
    <w:rsid w:val="34805413"/>
    <w:rsid w:val="34F6819D"/>
    <w:rsid w:val="34F8D40E"/>
    <w:rsid w:val="35091E35"/>
    <w:rsid w:val="35343F83"/>
    <w:rsid w:val="35A890D9"/>
    <w:rsid w:val="35F2DE51"/>
    <w:rsid w:val="35FD6C71"/>
    <w:rsid w:val="3600B045"/>
    <w:rsid w:val="36205B17"/>
    <w:rsid w:val="36F06BBE"/>
    <w:rsid w:val="3717D3F2"/>
    <w:rsid w:val="3728AA22"/>
    <w:rsid w:val="375D24F0"/>
    <w:rsid w:val="376152D5"/>
    <w:rsid w:val="3789FA39"/>
    <w:rsid w:val="38A7A58E"/>
    <w:rsid w:val="38F33D72"/>
    <w:rsid w:val="38FCBE8F"/>
    <w:rsid w:val="3926F3AB"/>
    <w:rsid w:val="39492158"/>
    <w:rsid w:val="398D27A2"/>
    <w:rsid w:val="39B6770E"/>
    <w:rsid w:val="39C31812"/>
    <w:rsid w:val="39F4E238"/>
    <w:rsid w:val="3A15AE24"/>
    <w:rsid w:val="3A165BC7"/>
    <w:rsid w:val="3A352140"/>
    <w:rsid w:val="3A35D63E"/>
    <w:rsid w:val="3A789BA3"/>
    <w:rsid w:val="3A8E5A51"/>
    <w:rsid w:val="3AA1832D"/>
    <w:rsid w:val="3B123E16"/>
    <w:rsid w:val="3B410105"/>
    <w:rsid w:val="3B68B879"/>
    <w:rsid w:val="3B6F5AB8"/>
    <w:rsid w:val="3B7D3F14"/>
    <w:rsid w:val="3B820778"/>
    <w:rsid w:val="3C08C295"/>
    <w:rsid w:val="3CC07743"/>
    <w:rsid w:val="3CCEFB26"/>
    <w:rsid w:val="3D2C82FA"/>
    <w:rsid w:val="3D4F4288"/>
    <w:rsid w:val="3D56D003"/>
    <w:rsid w:val="3D9245D5"/>
    <w:rsid w:val="3DCA132C"/>
    <w:rsid w:val="3E198757"/>
    <w:rsid w:val="3E424FAD"/>
    <w:rsid w:val="3E678C8D"/>
    <w:rsid w:val="3E79DB4F"/>
    <w:rsid w:val="3F00813C"/>
    <w:rsid w:val="3F02AC4B"/>
    <w:rsid w:val="3F9B9743"/>
    <w:rsid w:val="3FF96E33"/>
    <w:rsid w:val="4037BCB7"/>
    <w:rsid w:val="4044A26B"/>
    <w:rsid w:val="40DECF01"/>
    <w:rsid w:val="40FE0756"/>
    <w:rsid w:val="416F644F"/>
    <w:rsid w:val="41B21447"/>
    <w:rsid w:val="41C499F6"/>
    <w:rsid w:val="41EF49E4"/>
    <w:rsid w:val="426535EA"/>
    <w:rsid w:val="426EE89E"/>
    <w:rsid w:val="42E9989C"/>
    <w:rsid w:val="4312BC94"/>
    <w:rsid w:val="43CB8845"/>
    <w:rsid w:val="43EAD2A8"/>
    <w:rsid w:val="4425CE07"/>
    <w:rsid w:val="443DAACE"/>
    <w:rsid w:val="444C7295"/>
    <w:rsid w:val="448BA12E"/>
    <w:rsid w:val="44A39A9B"/>
    <w:rsid w:val="44BD8112"/>
    <w:rsid w:val="44C508F6"/>
    <w:rsid w:val="4506A5E6"/>
    <w:rsid w:val="4591F48A"/>
    <w:rsid w:val="45B3D779"/>
    <w:rsid w:val="460571FA"/>
    <w:rsid w:val="464CBB36"/>
    <w:rsid w:val="46654541"/>
    <w:rsid w:val="469869E1"/>
    <w:rsid w:val="46B01AB1"/>
    <w:rsid w:val="46DAED24"/>
    <w:rsid w:val="46F54E0E"/>
    <w:rsid w:val="47043E0E"/>
    <w:rsid w:val="4719B6A9"/>
    <w:rsid w:val="474B4DFE"/>
    <w:rsid w:val="4767D9F7"/>
    <w:rsid w:val="47718CEA"/>
    <w:rsid w:val="47A11443"/>
    <w:rsid w:val="47BAA726"/>
    <w:rsid w:val="481507CC"/>
    <w:rsid w:val="484569E5"/>
    <w:rsid w:val="488FF237"/>
    <w:rsid w:val="48BB6B78"/>
    <w:rsid w:val="48D3C98C"/>
    <w:rsid w:val="48E21006"/>
    <w:rsid w:val="4A04149B"/>
    <w:rsid w:val="4A285C44"/>
    <w:rsid w:val="4A2A800C"/>
    <w:rsid w:val="4A4B3699"/>
    <w:rsid w:val="4A4CA2F2"/>
    <w:rsid w:val="4A85BBDF"/>
    <w:rsid w:val="4AA9607D"/>
    <w:rsid w:val="4AC4202F"/>
    <w:rsid w:val="4AD05F1A"/>
    <w:rsid w:val="4ADCAC5B"/>
    <w:rsid w:val="4B014280"/>
    <w:rsid w:val="4B1A8AA5"/>
    <w:rsid w:val="4B663ADF"/>
    <w:rsid w:val="4B73E852"/>
    <w:rsid w:val="4BD1B1DB"/>
    <w:rsid w:val="4BEDA5EF"/>
    <w:rsid w:val="4BF8795B"/>
    <w:rsid w:val="4C25C8F5"/>
    <w:rsid w:val="4C806E00"/>
    <w:rsid w:val="4C8B4F76"/>
    <w:rsid w:val="4C92D471"/>
    <w:rsid w:val="4CC0930F"/>
    <w:rsid w:val="4D028740"/>
    <w:rsid w:val="4D374A0F"/>
    <w:rsid w:val="4D50879C"/>
    <w:rsid w:val="4D8BCD21"/>
    <w:rsid w:val="4D903782"/>
    <w:rsid w:val="4DAC3E70"/>
    <w:rsid w:val="4DBDB771"/>
    <w:rsid w:val="4DF1391D"/>
    <w:rsid w:val="4E0F2DB1"/>
    <w:rsid w:val="4E7597E3"/>
    <w:rsid w:val="4E8465F6"/>
    <w:rsid w:val="4EA594C7"/>
    <w:rsid w:val="4EA9379B"/>
    <w:rsid w:val="4ECB3D36"/>
    <w:rsid w:val="4EEB5BDE"/>
    <w:rsid w:val="4F264667"/>
    <w:rsid w:val="4F90C8B2"/>
    <w:rsid w:val="4FA4D0A8"/>
    <w:rsid w:val="4FB2D472"/>
    <w:rsid w:val="4FBE63F8"/>
    <w:rsid w:val="4FCE8EF9"/>
    <w:rsid w:val="4FE100E4"/>
    <w:rsid w:val="4FE994C6"/>
    <w:rsid w:val="502A1541"/>
    <w:rsid w:val="50481F05"/>
    <w:rsid w:val="504FD9BA"/>
    <w:rsid w:val="506BCED7"/>
    <w:rsid w:val="506F5B0B"/>
    <w:rsid w:val="50D961F6"/>
    <w:rsid w:val="511E8BB6"/>
    <w:rsid w:val="51679A5F"/>
    <w:rsid w:val="5186E9DA"/>
    <w:rsid w:val="51B3CAB6"/>
    <w:rsid w:val="526D4A85"/>
    <w:rsid w:val="52DAB14E"/>
    <w:rsid w:val="532B7014"/>
    <w:rsid w:val="533A9607"/>
    <w:rsid w:val="533CABE6"/>
    <w:rsid w:val="53626985"/>
    <w:rsid w:val="537D5B9B"/>
    <w:rsid w:val="53BA07A4"/>
    <w:rsid w:val="53EA74F1"/>
    <w:rsid w:val="546375D8"/>
    <w:rsid w:val="54708716"/>
    <w:rsid w:val="54AC52AB"/>
    <w:rsid w:val="54BB4669"/>
    <w:rsid w:val="55000AE6"/>
    <w:rsid w:val="552BCEE0"/>
    <w:rsid w:val="55323072"/>
    <w:rsid w:val="558AC212"/>
    <w:rsid w:val="55BA4F4A"/>
    <w:rsid w:val="55D3498F"/>
    <w:rsid w:val="56082FDE"/>
    <w:rsid w:val="560FF602"/>
    <w:rsid w:val="565337C0"/>
    <w:rsid w:val="56660AD4"/>
    <w:rsid w:val="569E87A3"/>
    <w:rsid w:val="569F1F1B"/>
    <w:rsid w:val="5717CB48"/>
    <w:rsid w:val="576103E3"/>
    <w:rsid w:val="576498F6"/>
    <w:rsid w:val="581723A0"/>
    <w:rsid w:val="585309AC"/>
    <w:rsid w:val="5878E3F1"/>
    <w:rsid w:val="58D73513"/>
    <w:rsid w:val="58FAD9B1"/>
    <w:rsid w:val="591765AA"/>
    <w:rsid w:val="595FF401"/>
    <w:rsid w:val="5968BBE8"/>
    <w:rsid w:val="596B3A8B"/>
    <w:rsid w:val="5978A091"/>
    <w:rsid w:val="599AC7C3"/>
    <w:rsid w:val="59D6DDD2"/>
    <w:rsid w:val="5A07BD88"/>
    <w:rsid w:val="5A18F445"/>
    <w:rsid w:val="5A56B5E9"/>
    <w:rsid w:val="5A5BD650"/>
    <w:rsid w:val="5A69B728"/>
    <w:rsid w:val="5A70A794"/>
    <w:rsid w:val="5A94B1D4"/>
    <w:rsid w:val="5A94E863"/>
    <w:rsid w:val="5A9BD511"/>
    <w:rsid w:val="5B6D155E"/>
    <w:rsid w:val="5B9FC091"/>
    <w:rsid w:val="5BCED714"/>
    <w:rsid w:val="5C139553"/>
    <w:rsid w:val="5C308CCD"/>
    <w:rsid w:val="5C6B11B4"/>
    <w:rsid w:val="5C8A7D39"/>
    <w:rsid w:val="5C98C3B3"/>
    <w:rsid w:val="5CD9BE93"/>
    <w:rsid w:val="5D12BA7B"/>
    <w:rsid w:val="5D4BF06D"/>
    <w:rsid w:val="5D800599"/>
    <w:rsid w:val="5DA05133"/>
    <w:rsid w:val="5DA8ADF8"/>
    <w:rsid w:val="5DDC914E"/>
    <w:rsid w:val="5DF0F79F"/>
    <w:rsid w:val="5E2F0F06"/>
    <w:rsid w:val="5E75D791"/>
    <w:rsid w:val="5ED18236"/>
    <w:rsid w:val="5FC36991"/>
    <w:rsid w:val="5FD14A69"/>
    <w:rsid w:val="6025CBF2"/>
    <w:rsid w:val="60B5FD40"/>
    <w:rsid w:val="612CF4CB"/>
    <w:rsid w:val="612CFF63"/>
    <w:rsid w:val="616805F6"/>
    <w:rsid w:val="61699E46"/>
    <w:rsid w:val="61933E0B"/>
    <w:rsid w:val="61A2B27A"/>
    <w:rsid w:val="61A70475"/>
    <w:rsid w:val="61A9BF8C"/>
    <w:rsid w:val="61B623F3"/>
    <w:rsid w:val="61D737E0"/>
    <w:rsid w:val="6229ED1F"/>
    <w:rsid w:val="625AC67E"/>
    <w:rsid w:val="629FE05F"/>
    <w:rsid w:val="62E14A7E"/>
    <w:rsid w:val="630017B1"/>
    <w:rsid w:val="630998CE"/>
    <w:rsid w:val="63873870"/>
    <w:rsid w:val="6512DABC"/>
    <w:rsid w:val="653B5809"/>
    <w:rsid w:val="65BB73B8"/>
    <w:rsid w:val="65C13176"/>
    <w:rsid w:val="65F2F455"/>
    <w:rsid w:val="66400AA0"/>
    <w:rsid w:val="66439675"/>
    <w:rsid w:val="66A4E787"/>
    <w:rsid w:val="67639834"/>
    <w:rsid w:val="676885CA"/>
    <w:rsid w:val="67AA22BA"/>
    <w:rsid w:val="67B9876E"/>
    <w:rsid w:val="67CE90A6"/>
    <w:rsid w:val="67E42D2E"/>
    <w:rsid w:val="67E8774D"/>
    <w:rsid w:val="6808410B"/>
    <w:rsid w:val="68792EC5"/>
    <w:rsid w:val="6882F028"/>
    <w:rsid w:val="68E26C62"/>
    <w:rsid w:val="6901236A"/>
    <w:rsid w:val="693A6F28"/>
    <w:rsid w:val="6941C43B"/>
    <w:rsid w:val="69807EDC"/>
    <w:rsid w:val="69A5D7D4"/>
    <w:rsid w:val="6A12B80D"/>
    <w:rsid w:val="6A2B322B"/>
    <w:rsid w:val="6A4073A9"/>
    <w:rsid w:val="6A44DF93"/>
    <w:rsid w:val="6A54A3D8"/>
    <w:rsid w:val="6A617DF9"/>
    <w:rsid w:val="6A6434ED"/>
    <w:rsid w:val="6A6B08B3"/>
    <w:rsid w:val="6A8E7B7B"/>
    <w:rsid w:val="6ABF6EC0"/>
    <w:rsid w:val="6B195F8A"/>
    <w:rsid w:val="6B783CA0"/>
    <w:rsid w:val="6BACAFF8"/>
    <w:rsid w:val="6BD6FFB4"/>
    <w:rsid w:val="6BDEA1EA"/>
    <w:rsid w:val="6C1DD662"/>
    <w:rsid w:val="6C73EC1E"/>
    <w:rsid w:val="6C9008D8"/>
    <w:rsid w:val="6CA09AB7"/>
    <w:rsid w:val="6CCD4476"/>
    <w:rsid w:val="6CD60D58"/>
    <w:rsid w:val="6D33DC32"/>
    <w:rsid w:val="6D380B12"/>
    <w:rsid w:val="6D42F1AE"/>
    <w:rsid w:val="6D6E240F"/>
    <w:rsid w:val="6D87E3E4"/>
    <w:rsid w:val="6DB27B6E"/>
    <w:rsid w:val="6DD3CB3F"/>
    <w:rsid w:val="6E3FD5FB"/>
    <w:rsid w:val="6E628912"/>
    <w:rsid w:val="6E738680"/>
    <w:rsid w:val="6E99B03C"/>
    <w:rsid w:val="6EFA8001"/>
    <w:rsid w:val="6EFBEB5F"/>
    <w:rsid w:val="6FBB87B4"/>
    <w:rsid w:val="702C487C"/>
    <w:rsid w:val="7079DA35"/>
    <w:rsid w:val="70D09744"/>
    <w:rsid w:val="713043DB"/>
    <w:rsid w:val="713FBBDD"/>
    <w:rsid w:val="718D6C59"/>
    <w:rsid w:val="71942FA8"/>
    <w:rsid w:val="71A28735"/>
    <w:rsid w:val="72355289"/>
    <w:rsid w:val="728B4B32"/>
    <w:rsid w:val="72A06C5A"/>
    <w:rsid w:val="72C492E9"/>
    <w:rsid w:val="73368715"/>
    <w:rsid w:val="737C7EDC"/>
    <w:rsid w:val="739D55BC"/>
    <w:rsid w:val="73C491C2"/>
    <w:rsid w:val="73D808BE"/>
    <w:rsid w:val="73FFE6D4"/>
    <w:rsid w:val="7413B161"/>
    <w:rsid w:val="742E8285"/>
    <w:rsid w:val="74D1A3F4"/>
    <w:rsid w:val="752F1501"/>
    <w:rsid w:val="753FEB31"/>
    <w:rsid w:val="756179F0"/>
    <w:rsid w:val="75ECDAA2"/>
    <w:rsid w:val="75FE0466"/>
    <w:rsid w:val="76324C63"/>
    <w:rsid w:val="76397A38"/>
    <w:rsid w:val="76686560"/>
    <w:rsid w:val="7673B0A3"/>
    <w:rsid w:val="76B7138E"/>
    <w:rsid w:val="76BC77AA"/>
    <w:rsid w:val="7703E14A"/>
    <w:rsid w:val="7704C79D"/>
    <w:rsid w:val="77EC79BD"/>
    <w:rsid w:val="784C9FC2"/>
    <w:rsid w:val="788B77DF"/>
    <w:rsid w:val="78EF13C8"/>
    <w:rsid w:val="7912A915"/>
    <w:rsid w:val="79282898"/>
    <w:rsid w:val="793C8AFC"/>
    <w:rsid w:val="7951DEF3"/>
    <w:rsid w:val="796A0C3F"/>
    <w:rsid w:val="796FE62B"/>
    <w:rsid w:val="79B311F9"/>
    <w:rsid w:val="79B3F8E8"/>
    <w:rsid w:val="7A715367"/>
    <w:rsid w:val="7A897EAA"/>
    <w:rsid w:val="7A955CAC"/>
    <w:rsid w:val="7A9FC876"/>
    <w:rsid w:val="7ACEA86A"/>
    <w:rsid w:val="7ACF4A7A"/>
    <w:rsid w:val="7AF7829F"/>
    <w:rsid w:val="7B0C014A"/>
    <w:rsid w:val="7B266DC7"/>
    <w:rsid w:val="7B99EA3C"/>
    <w:rsid w:val="7B9EF895"/>
    <w:rsid w:val="7BE6F043"/>
    <w:rsid w:val="7C21F50C"/>
    <w:rsid w:val="7C866BD1"/>
    <w:rsid w:val="7C971564"/>
    <w:rsid w:val="7CA5BBCC"/>
    <w:rsid w:val="7CB862FC"/>
    <w:rsid w:val="7CC2973C"/>
    <w:rsid w:val="7CE951F5"/>
    <w:rsid w:val="7CFB5715"/>
    <w:rsid w:val="7D32D591"/>
    <w:rsid w:val="7D5588A8"/>
    <w:rsid w:val="7D74DE02"/>
    <w:rsid w:val="7DD01A04"/>
    <w:rsid w:val="7DE7424E"/>
    <w:rsid w:val="7DE924C0"/>
    <w:rsid w:val="7E705017"/>
    <w:rsid w:val="7E95979D"/>
    <w:rsid w:val="7F2280B2"/>
    <w:rsid w:val="7FF132AE"/>
    <w:rsid w:val="7FF97E0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B766F"/>
  <w15:chartTrackingRefBased/>
  <w15:docId w15:val="{C1EC5324-6976-4DEA-86FE-36D1D9956FA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93DAD"/>
    <w:pPr>
      <w:spacing w:before="120" w:after="120" w:line="312" w:lineRule="auto"/>
    </w:pPr>
    <w:rPr>
      <w:color w:val="424242" w:themeColor="text1"/>
      <w:sz w:val="20"/>
    </w:rPr>
  </w:style>
  <w:style w:type="paragraph" w:styleId="Heading1">
    <w:name w:val="heading 1"/>
    <w:basedOn w:val="Normal"/>
    <w:next w:val="Normal"/>
    <w:link w:val="Heading1Char"/>
    <w:uiPriority w:val="9"/>
    <w:qFormat/>
    <w:rsid w:val="00D573ED"/>
    <w:pPr>
      <w:keepNext/>
      <w:keepLines/>
      <w:numPr>
        <w:numId w:val="10"/>
      </w:numPr>
      <w:outlineLvl w:val="0"/>
    </w:pPr>
    <w:rPr>
      <w:rFonts w:asciiTheme="majorHAnsi" w:hAnsiTheme="majorHAnsi" w:eastAsiaTheme="majorEastAsia" w:cstheme="majorBidi"/>
      <w:b/>
      <w:color w:val="6B3077" w:themeColor="accent1"/>
      <w:sz w:val="48"/>
      <w:szCs w:val="32"/>
    </w:rPr>
  </w:style>
  <w:style w:type="paragraph" w:styleId="Heading2">
    <w:name w:val="heading 2"/>
    <w:basedOn w:val="Normal"/>
    <w:next w:val="Normal"/>
    <w:link w:val="Heading2Char"/>
    <w:uiPriority w:val="9"/>
    <w:qFormat/>
    <w:rsid w:val="005A0526"/>
    <w:pPr>
      <w:keepNext/>
      <w:keepLines/>
      <w:numPr>
        <w:ilvl w:val="1"/>
        <w:numId w:val="10"/>
      </w:numPr>
      <w:spacing w:before="360" w:after="240"/>
      <w:outlineLvl w:val="1"/>
    </w:pPr>
    <w:rPr>
      <w:rFonts w:asciiTheme="majorHAnsi" w:hAnsiTheme="majorHAnsi" w:eastAsiaTheme="majorEastAsia" w:cstheme="majorBidi"/>
      <w:b/>
      <w:color w:val="A3519B" w:themeColor="accent2"/>
      <w:sz w:val="28"/>
      <w:szCs w:val="26"/>
    </w:rPr>
  </w:style>
  <w:style w:type="paragraph" w:styleId="Heading3">
    <w:name w:val="heading 3"/>
    <w:basedOn w:val="Normal"/>
    <w:next w:val="Normal"/>
    <w:link w:val="Heading3Char"/>
    <w:uiPriority w:val="9"/>
    <w:qFormat/>
    <w:rsid w:val="00C303E0"/>
    <w:pPr>
      <w:keepNext/>
      <w:keepLines/>
      <w:numPr>
        <w:ilvl w:val="2"/>
        <w:numId w:val="10"/>
      </w:numPr>
      <w:spacing w:before="240"/>
      <w:outlineLvl w:val="2"/>
    </w:pPr>
    <w:rPr>
      <w:rFonts w:asciiTheme="majorHAnsi" w:hAnsiTheme="majorHAnsi" w:eastAsiaTheme="majorEastAsia" w:cstheme="majorBidi"/>
      <w:b/>
      <w:color w:val="A3519B" w:themeColor="accent2"/>
      <w:sz w:val="22"/>
      <w:szCs w:val="28"/>
    </w:rPr>
  </w:style>
  <w:style w:type="paragraph" w:styleId="Heading4">
    <w:name w:val="heading 4"/>
    <w:basedOn w:val="Normal"/>
    <w:next w:val="Normal"/>
    <w:link w:val="Heading4Char"/>
    <w:uiPriority w:val="9"/>
    <w:qFormat/>
    <w:rsid w:val="00132AE8"/>
    <w:pPr>
      <w:keepNext/>
      <w:keepLines/>
      <w:spacing w:before="240"/>
      <w:outlineLvl w:val="3"/>
    </w:pPr>
    <w:rPr>
      <w:rFonts w:asciiTheme="majorHAnsi" w:hAnsiTheme="majorHAnsi" w:eastAsiaTheme="majorEastAsia" w:cstheme="majorBidi"/>
      <w:iCs/>
      <w:color w:val="6B3077" w:themeColor="accent1"/>
      <w:sz w:val="22"/>
    </w:rPr>
  </w:style>
  <w:style w:type="paragraph" w:styleId="Heading5">
    <w:name w:val="heading 5"/>
    <w:basedOn w:val="Heading4"/>
    <w:next w:val="Normal"/>
    <w:link w:val="Heading5Char"/>
    <w:uiPriority w:val="9"/>
    <w:qFormat/>
    <w:rsid w:val="00C303E0"/>
    <w:pPr>
      <w:spacing w:after="0"/>
      <w:outlineLvl w:val="4"/>
    </w:pPr>
    <w:rPr>
      <w:color w:val="auto"/>
      <w:sz w:val="20"/>
      <w:szCs w:val="20"/>
    </w:rPr>
  </w:style>
  <w:style w:type="paragraph" w:styleId="Heading6">
    <w:name w:val="heading 6"/>
    <w:basedOn w:val="Heading4"/>
    <w:next w:val="Normal"/>
    <w:link w:val="Heading6Char"/>
    <w:uiPriority w:val="9"/>
    <w:qFormat/>
    <w:rsid w:val="00C303E0"/>
    <w:pPr>
      <w:spacing w:after="0"/>
      <w:outlineLvl w:val="5"/>
    </w:pPr>
    <w:rPr>
      <w:i/>
      <w:iCs w:val="0"/>
      <w:color w:val="424242" w:themeColor="text1"/>
      <w:sz w:val="20"/>
      <w:szCs w:val="20"/>
    </w:rPr>
  </w:style>
  <w:style w:type="paragraph" w:styleId="Heading7">
    <w:name w:val="heading 7"/>
    <w:basedOn w:val="Normal"/>
    <w:next w:val="Normal"/>
    <w:link w:val="Heading7Char"/>
    <w:uiPriority w:val="9"/>
    <w:semiHidden/>
    <w:unhideWhenUsed/>
    <w:rsid w:val="00F27D76"/>
    <w:pPr>
      <w:keepNext/>
      <w:keepLines/>
      <w:spacing w:before="40" w:after="0"/>
      <w:outlineLvl w:val="6"/>
    </w:pPr>
    <w:rPr>
      <w:rFonts w:asciiTheme="majorHAnsi" w:hAnsiTheme="majorHAnsi" w:eastAsiaTheme="majorEastAsia" w:cstheme="majorBidi"/>
      <w:i/>
      <w:iCs/>
      <w:color w:val="34183B" w:themeColor="accent1" w:themeShade="7F"/>
    </w:rPr>
  </w:style>
  <w:style w:type="paragraph" w:styleId="Heading8">
    <w:name w:val="heading 8"/>
    <w:basedOn w:val="Normal"/>
    <w:next w:val="Normal"/>
    <w:link w:val="Heading8Char"/>
    <w:uiPriority w:val="9"/>
    <w:semiHidden/>
    <w:unhideWhenUsed/>
    <w:qFormat/>
    <w:rsid w:val="00F27D76"/>
    <w:pPr>
      <w:keepNext/>
      <w:keepLines/>
      <w:spacing w:before="40" w:after="0"/>
      <w:outlineLvl w:val="7"/>
    </w:pPr>
    <w:rPr>
      <w:rFonts w:asciiTheme="majorHAnsi" w:hAnsiTheme="majorHAnsi" w:eastAsiaTheme="majorEastAsia" w:cstheme="majorBidi"/>
      <w:color w:val="5E5E5E" w:themeColor="text1" w:themeTint="D8"/>
      <w:sz w:val="21"/>
      <w:szCs w:val="21"/>
    </w:rPr>
  </w:style>
  <w:style w:type="paragraph" w:styleId="Heading9">
    <w:name w:val="heading 9"/>
    <w:basedOn w:val="Normal"/>
    <w:next w:val="Normal"/>
    <w:link w:val="Heading9Char"/>
    <w:uiPriority w:val="9"/>
    <w:semiHidden/>
    <w:unhideWhenUsed/>
    <w:qFormat/>
    <w:rsid w:val="00F27D76"/>
    <w:pPr>
      <w:keepNext/>
      <w:keepLines/>
      <w:spacing w:before="40" w:after="0"/>
      <w:outlineLvl w:val="8"/>
    </w:pPr>
    <w:rPr>
      <w:rFonts w:asciiTheme="majorHAnsi" w:hAnsiTheme="majorHAnsi" w:eastAsiaTheme="majorEastAsia" w:cstheme="majorBidi"/>
      <w:i/>
      <w:iCs/>
      <w:color w:val="5E5E5E"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A123E"/>
    <w:rPr>
      <w:color w:val="6B3077" w:themeColor="hyperlink"/>
      <w:u w:val="single"/>
    </w:rPr>
  </w:style>
  <w:style w:type="character" w:styleId="UnresolvedMention">
    <w:name w:val="Unresolved Mention"/>
    <w:basedOn w:val="DefaultParagraphFont"/>
    <w:uiPriority w:val="99"/>
    <w:unhideWhenUsed/>
    <w:rsid w:val="009A123E"/>
    <w:rPr>
      <w:color w:val="605E5C"/>
      <w:shd w:val="clear" w:color="auto" w:fill="E1DFDD"/>
    </w:rPr>
  </w:style>
  <w:style w:type="paragraph" w:styleId="BodyText">
    <w:name w:val="Body Text"/>
    <w:basedOn w:val="Normal"/>
    <w:link w:val="BodyTextChar"/>
    <w:qFormat/>
    <w:rsid w:val="000C6BA2"/>
  </w:style>
  <w:style w:type="character" w:styleId="BodyTextChar" w:customStyle="1">
    <w:name w:val="Body Text Char"/>
    <w:basedOn w:val="DefaultParagraphFont"/>
    <w:link w:val="BodyText"/>
    <w:rsid w:val="009904C5"/>
    <w:rPr>
      <w:color w:val="424242" w:themeColor="text1"/>
      <w:sz w:val="20"/>
    </w:rPr>
  </w:style>
  <w:style w:type="table" w:styleId="TableGrid">
    <w:name w:val="Table Grid"/>
    <w:basedOn w:val="TableNormal"/>
    <w:uiPriority w:val="39"/>
    <w:rsid w:val="004421E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next w:val="Normal"/>
    <w:link w:val="TitleChar"/>
    <w:uiPriority w:val="10"/>
    <w:rsid w:val="00E316A9"/>
    <w:pPr>
      <w:spacing w:after="0" w:line="240" w:lineRule="auto"/>
    </w:pPr>
    <w:rPr>
      <w:rFonts w:asciiTheme="majorHAnsi" w:hAnsiTheme="majorHAnsi" w:eastAsiaTheme="majorEastAsia" w:cstheme="majorBidi"/>
      <w:b/>
      <w:spacing w:val="-10"/>
      <w:kern w:val="28"/>
      <w:sz w:val="56"/>
      <w:szCs w:val="56"/>
    </w:rPr>
  </w:style>
  <w:style w:type="character" w:styleId="TitleChar" w:customStyle="1">
    <w:name w:val="Title Char"/>
    <w:basedOn w:val="DefaultParagraphFont"/>
    <w:link w:val="Title"/>
    <w:uiPriority w:val="10"/>
    <w:rsid w:val="00E316A9"/>
    <w:rPr>
      <w:rFonts w:asciiTheme="majorHAnsi" w:hAnsiTheme="majorHAnsi" w:eastAsiaTheme="majorEastAsia" w:cstheme="majorBidi"/>
      <w:b/>
      <w:spacing w:val="-10"/>
      <w:kern w:val="28"/>
      <w:sz w:val="56"/>
      <w:szCs w:val="56"/>
    </w:rPr>
  </w:style>
  <w:style w:type="paragraph" w:styleId="Cover-Title" w:customStyle="1">
    <w:name w:val="Cover - Title"/>
    <w:basedOn w:val="Title"/>
    <w:uiPriority w:val="99"/>
    <w:rsid w:val="00424051"/>
    <w:pPr>
      <w:spacing w:after="40"/>
    </w:pPr>
    <w:rPr>
      <w:color w:val="FFFFFF" w:themeColor="background1"/>
    </w:rPr>
  </w:style>
  <w:style w:type="paragraph" w:styleId="Date">
    <w:name w:val="Date"/>
    <w:basedOn w:val="Normal"/>
    <w:next w:val="Normal"/>
    <w:link w:val="DateChar"/>
    <w:uiPriority w:val="99"/>
    <w:unhideWhenUsed/>
    <w:rsid w:val="00E316A9"/>
  </w:style>
  <w:style w:type="character" w:styleId="DateChar" w:customStyle="1">
    <w:name w:val="Date Char"/>
    <w:basedOn w:val="DefaultParagraphFont"/>
    <w:link w:val="Date"/>
    <w:uiPriority w:val="99"/>
    <w:rsid w:val="00E316A9"/>
    <w:rPr>
      <w:color w:val="424242" w:themeColor="text1"/>
      <w:sz w:val="20"/>
    </w:rPr>
  </w:style>
  <w:style w:type="paragraph" w:styleId="Cover-Month" w:customStyle="1">
    <w:name w:val="Cover - Month"/>
    <w:uiPriority w:val="99"/>
    <w:rsid w:val="00E316A9"/>
    <w:pPr>
      <w:spacing w:after="120" w:line="312" w:lineRule="auto"/>
    </w:pPr>
    <w:rPr>
      <w:rFonts w:asciiTheme="majorHAnsi" w:hAnsiTheme="majorHAnsi"/>
      <w:b/>
      <w:color w:val="9E4E95"/>
      <w:sz w:val="36"/>
    </w:rPr>
  </w:style>
  <w:style w:type="paragraph" w:styleId="Subtitle">
    <w:name w:val="Subtitle"/>
    <w:link w:val="SubtitleChar"/>
    <w:uiPriority w:val="11"/>
    <w:rsid w:val="009B7A78"/>
    <w:pPr>
      <w:numPr>
        <w:ilvl w:val="1"/>
      </w:numPr>
      <w:spacing w:before="120" w:after="120" w:line="312" w:lineRule="auto"/>
    </w:pPr>
    <w:rPr>
      <w:rFonts w:asciiTheme="majorHAnsi" w:hAnsiTheme="majorHAnsi" w:eastAsiaTheme="minorEastAsia"/>
      <w:color w:val="FFFFFF" w:themeColor="background1"/>
      <w:sz w:val="32"/>
    </w:rPr>
  </w:style>
  <w:style w:type="character" w:styleId="SubtitleChar" w:customStyle="1">
    <w:name w:val="Subtitle Char"/>
    <w:basedOn w:val="DefaultParagraphFont"/>
    <w:link w:val="Subtitle"/>
    <w:uiPriority w:val="11"/>
    <w:rsid w:val="009B7A78"/>
    <w:rPr>
      <w:rFonts w:asciiTheme="majorHAnsi" w:hAnsiTheme="majorHAnsi" w:eastAsiaTheme="minorEastAsia"/>
      <w:color w:val="FFFFFF" w:themeColor="background1"/>
      <w:sz w:val="32"/>
    </w:rPr>
  </w:style>
  <w:style w:type="paragraph" w:styleId="Cover-Scope" w:customStyle="1">
    <w:name w:val="Cover - Scope"/>
    <w:uiPriority w:val="99"/>
    <w:rsid w:val="009B7A78"/>
    <w:pPr>
      <w:tabs>
        <w:tab w:val="left" w:pos="1980"/>
      </w:tabs>
      <w:spacing w:before="120" w:after="120" w:line="276" w:lineRule="auto"/>
    </w:pPr>
    <w:rPr>
      <w:rFonts w:asciiTheme="majorHAnsi" w:hAnsiTheme="majorHAnsi"/>
      <w:color w:val="FFFFFF" w:themeColor="background1"/>
      <w:sz w:val="20"/>
    </w:rPr>
  </w:style>
  <w:style w:type="paragraph" w:styleId="Heading-P2" w:customStyle="1">
    <w:name w:val="Heading - P2"/>
    <w:next w:val="BodyText"/>
    <w:uiPriority w:val="99"/>
    <w:rsid w:val="00142865"/>
    <w:pPr>
      <w:tabs>
        <w:tab w:val="left" w:pos="1980"/>
      </w:tabs>
      <w:spacing w:before="1080" w:after="600" w:line="240" w:lineRule="auto"/>
    </w:pPr>
    <w:rPr>
      <w:rFonts w:asciiTheme="majorHAnsi" w:hAnsiTheme="majorHAnsi"/>
      <w:b/>
      <w:color w:val="6B3077" w:themeColor="accent1"/>
      <w:sz w:val="52"/>
    </w:rPr>
  </w:style>
  <w:style w:type="paragraph" w:styleId="ImportantNotice-Subheading" w:customStyle="1">
    <w:name w:val="Important Notice - Subheading"/>
    <w:basedOn w:val="BodyText"/>
    <w:uiPriority w:val="99"/>
    <w:rsid w:val="00142865"/>
    <w:pPr>
      <w:tabs>
        <w:tab w:val="left" w:pos="1980"/>
      </w:tabs>
      <w:spacing w:before="300" w:after="60" w:line="264" w:lineRule="auto"/>
    </w:pPr>
    <w:rPr>
      <w:rFonts w:asciiTheme="majorHAnsi" w:hAnsiTheme="majorHAnsi"/>
      <w:b/>
      <w:color w:val="A3519B" w:themeColor="accent2"/>
      <w:sz w:val="28"/>
    </w:rPr>
  </w:style>
  <w:style w:type="paragraph" w:styleId="ImportantNoticeBody" w:customStyle="1">
    <w:name w:val="Important Notice – Body"/>
    <w:basedOn w:val="Normal"/>
    <w:uiPriority w:val="99"/>
    <w:rsid w:val="00142865"/>
    <w:pPr>
      <w:tabs>
        <w:tab w:val="left" w:pos="1980"/>
      </w:tabs>
    </w:pPr>
    <w:rPr>
      <w:sz w:val="18"/>
    </w:rPr>
  </w:style>
  <w:style w:type="paragraph" w:styleId="ImportantNotice-VersionControl" w:customStyle="1">
    <w:name w:val="Important Notice - Version Control"/>
    <w:basedOn w:val="Normal"/>
    <w:uiPriority w:val="99"/>
    <w:rsid w:val="00CD2B3F"/>
    <w:pPr>
      <w:tabs>
        <w:tab w:val="left" w:pos="1980"/>
      </w:tabs>
      <w:spacing w:before="300" w:line="264" w:lineRule="auto"/>
    </w:pPr>
    <w:rPr>
      <w:rFonts w:asciiTheme="majorHAnsi" w:hAnsiTheme="majorHAnsi"/>
      <w:b/>
      <w:color w:val="6B3077" w:themeColor="accent1"/>
      <w:sz w:val="22"/>
    </w:rPr>
  </w:style>
  <w:style w:type="paragraph" w:styleId="TableText" w:customStyle="1">
    <w:name w:val="Table Text"/>
    <w:uiPriority w:val="3"/>
    <w:qFormat/>
    <w:rsid w:val="00CD2B3F"/>
    <w:pPr>
      <w:tabs>
        <w:tab w:val="left" w:pos="1980"/>
      </w:tabs>
      <w:spacing w:before="60" w:after="60" w:line="240" w:lineRule="auto"/>
    </w:pPr>
    <w:rPr>
      <w:sz w:val="16"/>
    </w:rPr>
  </w:style>
  <w:style w:type="paragraph" w:styleId="TableBullet" w:customStyle="1">
    <w:name w:val="Table Bullet"/>
    <w:basedOn w:val="TableText"/>
    <w:uiPriority w:val="4"/>
    <w:qFormat/>
    <w:rsid w:val="00D6136F"/>
    <w:pPr>
      <w:numPr>
        <w:numId w:val="1"/>
      </w:numPr>
    </w:pPr>
  </w:style>
  <w:style w:type="paragraph" w:styleId="TableBullet2" w:customStyle="1">
    <w:name w:val="Table Bullet 2"/>
    <w:basedOn w:val="TableText"/>
    <w:uiPriority w:val="4"/>
    <w:qFormat/>
    <w:rsid w:val="00D6136F"/>
    <w:pPr>
      <w:numPr>
        <w:ilvl w:val="1"/>
        <w:numId w:val="1"/>
      </w:numPr>
    </w:pPr>
  </w:style>
  <w:style w:type="paragraph" w:styleId="TableHeading" w:customStyle="1">
    <w:name w:val="Table Heading"/>
    <w:basedOn w:val="TableText"/>
    <w:uiPriority w:val="3"/>
    <w:qFormat/>
    <w:rsid w:val="00D6136F"/>
    <w:rPr>
      <w:b/>
    </w:rPr>
  </w:style>
  <w:style w:type="table" w:styleId="AEMO-Table1" w:customStyle="1">
    <w:name w:val="AEMO - Table 1"/>
    <w:basedOn w:val="TableNormal"/>
    <w:uiPriority w:val="99"/>
    <w:rsid w:val="00BC2061"/>
    <w:pPr>
      <w:spacing w:after="0" w:line="240" w:lineRule="auto"/>
    </w:pPr>
    <w:rPr>
      <w:sz w:val="24"/>
      <w:szCs w:val="24"/>
    </w:rPr>
    <w:tblPr>
      <w:tblStyleColBandSize w:val="1"/>
      <w:tblBorders>
        <w:bottom w:val="single" w:color="D9D9D9" w:themeColor="text1" w:themeTint="33" w:sz="4" w:space="0"/>
        <w:insideH w:val="single" w:color="D9D9D9" w:themeColor="text1" w:themeTint="33" w:sz="4" w:space="0"/>
      </w:tblBorders>
    </w:tblPr>
    <w:tblStylePr w:type="firstRow">
      <w:rPr>
        <w:b/>
        <w:i w:val="0"/>
        <w:color w:val="6B3077" w:themeColor="accent1"/>
      </w:rPr>
      <w:tblPr/>
      <w:trPr>
        <w:cantSplit/>
        <w:tblHeader/>
      </w:trPr>
      <w:tcPr>
        <w:tcBorders>
          <w:top w:val="single" w:color="3C1053" w:themeColor="text2" w:sz="4" w:space="0"/>
          <w:bottom w:val="single" w:color="3C1053" w:themeColor="text2" w:sz="4" w:space="0"/>
        </w:tcBorders>
      </w:tcPr>
    </w:tblStylePr>
    <w:tblStylePr w:type="firstCol">
      <w:rPr>
        <w:b/>
      </w:rPr>
      <w:tblPr/>
      <w:tcPr>
        <w:tcBorders>
          <w:insideH w:val="single" w:color="B3B3B3" w:themeColor="text1" w:themeTint="66" w:sz="4" w:space="0"/>
        </w:tcBorders>
        <w:shd w:val="clear" w:color="auto" w:fill="D9D9D9" w:themeFill="text1" w:themeFillTint="33"/>
      </w:tcPr>
    </w:tblStylePr>
    <w:tblStylePr w:type="band1Vert">
      <w:tblPr/>
      <w:tcPr>
        <w:shd w:val="clear" w:color="auto" w:fill="EEEEF0" w:themeFill="background2"/>
      </w:tcPr>
    </w:tblStylePr>
  </w:style>
  <w:style w:type="table" w:styleId="AEMO-Table2" w:customStyle="1">
    <w:name w:val="AEMO - Table 2"/>
    <w:basedOn w:val="TableNormal"/>
    <w:uiPriority w:val="99"/>
    <w:rsid w:val="00BC2061"/>
    <w:pPr>
      <w:spacing w:after="0" w:line="240" w:lineRule="auto"/>
    </w:pPr>
    <w:rPr>
      <w:sz w:val="24"/>
      <w:szCs w:val="24"/>
    </w:rPr>
    <w:tblPr>
      <w:tblStyleColBandSize w:val="1"/>
      <w:tblBorders>
        <w:top w:val="single" w:color="3C1053" w:themeColor="text2" w:sz="4" w:space="0"/>
        <w:bottom w:val="single" w:color="3C1053" w:themeColor="text2" w:sz="4" w:space="0"/>
        <w:insideH w:val="single" w:color="3C1053" w:themeColor="text2" w:sz="4" w:space="0"/>
      </w:tblBorders>
    </w:tblPr>
    <w:tblStylePr w:type="firstRow">
      <w:rPr>
        <w:b/>
        <w:i w:val="0"/>
        <w:color w:val="3C1053" w:themeColor="text2"/>
      </w:rPr>
      <w:tblPr/>
      <w:trPr>
        <w:cantSplit/>
        <w:tblHeader/>
      </w:trPr>
      <w:tcPr>
        <w:shd w:val="clear" w:color="auto" w:fill="E6CEEB" w:themeFill="accent1" w:themeFillTint="33"/>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styleId="AEMO-Table3" w:customStyle="1">
    <w:name w:val="AEMO - Table 3"/>
    <w:basedOn w:val="TableNormal"/>
    <w:uiPriority w:val="99"/>
    <w:rsid w:val="00BC2061"/>
    <w:pPr>
      <w:spacing w:after="0" w:line="240" w:lineRule="auto"/>
    </w:pPr>
    <w:rPr>
      <w:sz w:val="24"/>
      <w:szCs w:val="24"/>
    </w:rPr>
    <w:tblPr>
      <w:tblStyleColBandSize w:val="1"/>
      <w:tblBorders>
        <w:top w:val="single" w:color="6B3077" w:themeColor="accent1" w:sz="4" w:space="0"/>
        <w:left w:val="single" w:color="6B3077" w:themeColor="accent1" w:sz="4" w:space="0"/>
        <w:bottom w:val="single" w:color="6B3077" w:themeColor="accent1" w:sz="4" w:space="0"/>
        <w:right w:val="single" w:color="6B3077" w:themeColor="accent1" w:sz="4" w:space="0"/>
        <w:insideH w:val="single" w:color="6B3077" w:themeColor="accent1" w:sz="4" w:space="0"/>
        <w:insideV w:val="single" w:color="6B3077" w:themeColor="accent1" w:sz="4" w:space="0"/>
      </w:tblBorders>
    </w:tblPr>
    <w:tblStylePr w:type="firstRow">
      <w:rPr>
        <w:b/>
        <w:i w:val="0"/>
        <w:color w:val="FFFFFF" w:themeColor="background1"/>
      </w:rPr>
      <w:tblPr/>
      <w:trPr>
        <w:cantSplit/>
        <w:tblHeader/>
      </w:trPr>
      <w:tcPr>
        <w:tcBorders>
          <w:top w:val="single" w:color="6B3077" w:themeColor="accent1" w:sz="4" w:space="0"/>
          <w:left w:val="single" w:color="6B3077" w:themeColor="accent1" w:sz="4" w:space="0"/>
          <w:bottom w:val="single" w:color="6B3077" w:themeColor="accent1" w:sz="4" w:space="0"/>
          <w:right w:val="single" w:color="6B3077" w:themeColor="accent1" w:sz="4" w:space="0"/>
          <w:insideH w:val="single" w:color="6B3077" w:themeColor="accent1" w:sz="4" w:space="0"/>
          <w:insideV w:val="single" w:color="6B3077" w:themeColor="accent1" w:sz="4" w:space="0"/>
        </w:tcBorders>
        <w:shd w:val="clear" w:color="auto" w:fill="6B3077" w:themeFill="accent1"/>
      </w:tcPr>
    </w:tblStylePr>
    <w:tblStylePr w:type="firstCol">
      <w:rPr>
        <w:b/>
        <w:i w:val="0"/>
      </w:rPr>
      <w:tblPr/>
      <w:tcPr>
        <w:shd w:val="clear" w:color="auto" w:fill="D9D9D9" w:themeFill="text1" w:themeFillTint="33"/>
      </w:tcPr>
    </w:tblStylePr>
    <w:tblStylePr w:type="band1Vert">
      <w:tblPr/>
      <w:tcPr>
        <w:shd w:val="clear" w:color="auto" w:fill="EEEEF0" w:themeFill="background2"/>
      </w:tcPr>
    </w:tblStylePr>
  </w:style>
  <w:style w:type="table" w:styleId="AEMO-Table4" w:customStyle="1">
    <w:name w:val="AEMO - Table 4"/>
    <w:basedOn w:val="TableNormal"/>
    <w:uiPriority w:val="99"/>
    <w:rsid w:val="00BC2061"/>
    <w:pPr>
      <w:spacing w:after="0" w:line="240" w:lineRule="auto"/>
    </w:pPr>
    <w:rPr>
      <w:sz w:val="24"/>
      <w:szCs w:val="24"/>
    </w:rPr>
    <w:tblPr>
      <w:tblStyleColBandSize w:val="1"/>
      <w:tblBorders>
        <w:insideH w:val="single" w:color="FFFFFF" w:themeColor="background1" w:sz="4" w:space="0"/>
        <w:insideV w:val="single" w:color="FFFFFF" w:themeColor="background1" w:sz="4" w:space="0"/>
      </w:tblBorders>
    </w:tblPr>
    <w:tcPr>
      <w:shd w:val="clear" w:color="auto" w:fill="EEEEF0" w:themeFill="background2"/>
    </w:tcPr>
    <w:tblStylePr w:type="firstRow">
      <w:rPr>
        <w:b/>
        <w:i w:val="0"/>
        <w:color w:val="FFFFFF" w:themeColor="background1"/>
      </w:rPr>
      <w:tblPr/>
      <w:trPr>
        <w:cantSplit/>
        <w:tblHeader/>
      </w:trPr>
      <w:tcPr>
        <w:shd w:val="clear" w:color="auto" w:fill="6B3077" w:themeFill="accent1"/>
      </w:tcPr>
    </w:tblStylePr>
    <w:tblStylePr w:type="firstCol">
      <w:rPr>
        <w:b/>
        <w:i w:val="0"/>
        <w:color w:val="6B3077" w:themeColor="accent1"/>
      </w:rPr>
      <w:tblPr/>
      <w:tcPr>
        <w:shd w:val="clear" w:color="auto" w:fill="E6CEEB" w:themeFill="accent1" w:themeFillTint="33"/>
      </w:tcPr>
    </w:tblStylePr>
    <w:tblStylePr w:type="band2Vert">
      <w:tblPr/>
      <w:tcPr>
        <w:shd w:val="clear" w:color="auto" w:fill="D5D5DA" w:themeFill="background2" w:themeFillShade="E6"/>
      </w:tcPr>
    </w:tblStylePr>
  </w:style>
  <w:style w:type="paragraph" w:styleId="Heading-Nonumber" w:customStyle="1">
    <w:name w:val="Heading - No number"/>
    <w:basedOn w:val="Normal"/>
    <w:next w:val="BodyText"/>
    <w:uiPriority w:val="8"/>
    <w:qFormat/>
    <w:rsid w:val="007C64CE"/>
    <w:pPr>
      <w:tabs>
        <w:tab w:val="left" w:pos="1980"/>
      </w:tabs>
    </w:pPr>
    <w:rPr>
      <w:rFonts w:asciiTheme="majorHAnsi" w:hAnsiTheme="majorHAnsi"/>
      <w:b/>
      <w:color w:val="6B3077" w:themeColor="accent1"/>
      <w:sz w:val="52"/>
    </w:rPr>
  </w:style>
  <w:style w:type="paragraph" w:styleId="BreakoutBoxHeading" w:customStyle="1">
    <w:name w:val="Breakout Box Heading"/>
    <w:basedOn w:val="Normal"/>
    <w:next w:val="BodyText"/>
    <w:uiPriority w:val="99"/>
    <w:qFormat/>
    <w:rsid w:val="000A27EC"/>
    <w:pPr>
      <w:tabs>
        <w:tab w:val="left" w:pos="1980"/>
      </w:tabs>
      <w:spacing w:after="60"/>
    </w:pPr>
    <w:rPr>
      <w:rFonts w:asciiTheme="majorHAnsi" w:hAnsiTheme="majorHAnsi"/>
      <w:b/>
      <w:color w:val="6B3077" w:themeColor="accent1"/>
      <w:sz w:val="22"/>
    </w:rPr>
  </w:style>
  <w:style w:type="paragraph" w:styleId="Header">
    <w:name w:val="header"/>
    <w:basedOn w:val="Normal"/>
    <w:link w:val="HeaderChar"/>
    <w:uiPriority w:val="99"/>
    <w:unhideWhenUsed/>
    <w:rsid w:val="008E620E"/>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8E620E"/>
    <w:rPr>
      <w:color w:val="424242" w:themeColor="text1"/>
      <w:sz w:val="20"/>
    </w:rPr>
  </w:style>
  <w:style w:type="paragraph" w:styleId="Footer">
    <w:name w:val="footer"/>
    <w:basedOn w:val="Normal"/>
    <w:link w:val="FooterChar"/>
    <w:uiPriority w:val="99"/>
    <w:unhideWhenUsed/>
    <w:rsid w:val="00354B8C"/>
    <w:pPr>
      <w:tabs>
        <w:tab w:val="center" w:pos="4680"/>
        <w:tab w:val="right" w:pos="9360"/>
      </w:tabs>
      <w:spacing w:before="40" w:after="20" w:line="240" w:lineRule="auto"/>
    </w:pPr>
    <w:rPr>
      <w:rFonts w:asciiTheme="majorHAnsi" w:hAnsiTheme="majorHAnsi"/>
      <w:color w:val="6B3077" w:themeColor="accent1"/>
      <w:sz w:val="15"/>
    </w:rPr>
  </w:style>
  <w:style w:type="character" w:styleId="FooterChar" w:customStyle="1">
    <w:name w:val="Footer Char"/>
    <w:basedOn w:val="DefaultParagraphFont"/>
    <w:link w:val="Footer"/>
    <w:uiPriority w:val="99"/>
    <w:rsid w:val="00354B8C"/>
    <w:rPr>
      <w:rFonts w:asciiTheme="majorHAnsi" w:hAnsiTheme="majorHAnsi"/>
      <w:color w:val="6B3077" w:themeColor="accent1"/>
      <w:sz w:val="15"/>
    </w:rPr>
  </w:style>
  <w:style w:type="paragraph" w:styleId="NoSpacing">
    <w:name w:val="No Spacing"/>
    <w:uiPriority w:val="1"/>
    <w:qFormat/>
    <w:rsid w:val="00354B8C"/>
    <w:pPr>
      <w:spacing w:after="0" w:line="240" w:lineRule="auto"/>
    </w:pPr>
    <w:rPr>
      <w:color w:val="424242" w:themeColor="text1"/>
      <w:sz w:val="20"/>
    </w:rPr>
  </w:style>
  <w:style w:type="paragraph" w:styleId="FootnoteText">
    <w:name w:val="footnote text"/>
    <w:basedOn w:val="Normal"/>
    <w:link w:val="FootnoteTextChar"/>
    <w:uiPriority w:val="99"/>
    <w:semiHidden/>
    <w:unhideWhenUsed/>
    <w:rsid w:val="00152D3B"/>
    <w:pPr>
      <w:spacing w:before="60" w:after="60" w:line="240" w:lineRule="auto"/>
      <w:ind w:left="142" w:hanging="142"/>
    </w:pPr>
    <w:rPr>
      <w:sz w:val="16"/>
      <w:szCs w:val="20"/>
    </w:rPr>
  </w:style>
  <w:style w:type="character" w:styleId="FootnoteTextChar" w:customStyle="1">
    <w:name w:val="Footnote Text Char"/>
    <w:basedOn w:val="DefaultParagraphFont"/>
    <w:link w:val="FootnoteText"/>
    <w:uiPriority w:val="99"/>
    <w:semiHidden/>
    <w:rsid w:val="00152D3B"/>
    <w:rPr>
      <w:color w:val="424242" w:themeColor="text1"/>
      <w:sz w:val="16"/>
      <w:szCs w:val="20"/>
    </w:rPr>
  </w:style>
  <w:style w:type="character" w:styleId="FootnoteReference">
    <w:name w:val="footnote reference"/>
    <w:basedOn w:val="DefaultParagraphFont"/>
    <w:uiPriority w:val="99"/>
    <w:semiHidden/>
    <w:unhideWhenUsed/>
    <w:rsid w:val="009C3524"/>
    <w:rPr>
      <w:vertAlign w:val="superscript"/>
    </w:rPr>
  </w:style>
  <w:style w:type="character" w:styleId="Heading1Char" w:customStyle="1">
    <w:name w:val="Heading 1 Char"/>
    <w:basedOn w:val="DefaultParagraphFont"/>
    <w:link w:val="Heading1"/>
    <w:uiPriority w:val="9"/>
    <w:rsid w:val="00D573ED"/>
    <w:rPr>
      <w:rFonts w:asciiTheme="majorHAnsi" w:hAnsiTheme="majorHAnsi" w:eastAsiaTheme="majorEastAsia" w:cstheme="majorBidi"/>
      <w:b/>
      <w:color w:val="6B3077" w:themeColor="accent1"/>
      <w:sz w:val="48"/>
      <w:szCs w:val="32"/>
    </w:rPr>
  </w:style>
  <w:style w:type="character" w:styleId="Heading2Char" w:customStyle="1">
    <w:name w:val="Heading 2 Char"/>
    <w:basedOn w:val="DefaultParagraphFont"/>
    <w:link w:val="Heading2"/>
    <w:uiPriority w:val="9"/>
    <w:rsid w:val="005A0526"/>
    <w:rPr>
      <w:rFonts w:asciiTheme="majorHAnsi" w:hAnsiTheme="majorHAnsi" w:eastAsiaTheme="majorEastAsia" w:cstheme="majorBidi"/>
      <w:b/>
      <w:color w:val="A3519B" w:themeColor="accent2"/>
      <w:sz w:val="28"/>
      <w:szCs w:val="26"/>
    </w:rPr>
  </w:style>
  <w:style w:type="character" w:styleId="Heading3Char" w:customStyle="1">
    <w:name w:val="Heading 3 Char"/>
    <w:basedOn w:val="DefaultParagraphFont"/>
    <w:link w:val="Heading3"/>
    <w:uiPriority w:val="9"/>
    <w:rsid w:val="00C303E0"/>
    <w:rPr>
      <w:rFonts w:asciiTheme="majorHAnsi" w:hAnsiTheme="majorHAnsi" w:eastAsiaTheme="majorEastAsia" w:cstheme="majorBidi"/>
      <w:b/>
      <w:color w:val="A3519B" w:themeColor="accent2"/>
      <w:szCs w:val="28"/>
    </w:rPr>
  </w:style>
  <w:style w:type="character" w:styleId="Heading4Char" w:customStyle="1">
    <w:name w:val="Heading 4 Char"/>
    <w:basedOn w:val="DefaultParagraphFont"/>
    <w:link w:val="Heading4"/>
    <w:uiPriority w:val="9"/>
    <w:rsid w:val="00132AE8"/>
    <w:rPr>
      <w:rFonts w:asciiTheme="majorHAnsi" w:hAnsiTheme="majorHAnsi" w:eastAsiaTheme="majorEastAsia" w:cstheme="majorBidi"/>
      <w:iCs/>
      <w:color w:val="6B3077" w:themeColor="accent1"/>
    </w:rPr>
  </w:style>
  <w:style w:type="character" w:styleId="Heading5Char" w:customStyle="1">
    <w:name w:val="Heading 5 Char"/>
    <w:basedOn w:val="DefaultParagraphFont"/>
    <w:link w:val="Heading5"/>
    <w:uiPriority w:val="9"/>
    <w:rsid w:val="00C303E0"/>
    <w:rPr>
      <w:rFonts w:asciiTheme="majorHAnsi" w:hAnsiTheme="majorHAnsi" w:eastAsiaTheme="majorEastAsia" w:cstheme="majorBidi"/>
      <w:iCs/>
      <w:sz w:val="20"/>
      <w:szCs w:val="20"/>
    </w:rPr>
  </w:style>
  <w:style w:type="character" w:styleId="Heading6Char" w:customStyle="1">
    <w:name w:val="Heading 6 Char"/>
    <w:basedOn w:val="DefaultParagraphFont"/>
    <w:link w:val="Heading6"/>
    <w:uiPriority w:val="9"/>
    <w:rsid w:val="00C303E0"/>
    <w:rPr>
      <w:rFonts w:asciiTheme="majorHAnsi" w:hAnsiTheme="majorHAnsi" w:eastAsiaTheme="majorEastAsia" w:cstheme="majorBidi"/>
      <w:i/>
      <w:color w:val="424242" w:themeColor="text1"/>
      <w:sz w:val="20"/>
      <w:szCs w:val="20"/>
    </w:rPr>
  </w:style>
  <w:style w:type="character" w:styleId="Heading7Char" w:customStyle="1">
    <w:name w:val="Heading 7 Char"/>
    <w:basedOn w:val="DefaultParagraphFont"/>
    <w:link w:val="Heading7"/>
    <w:uiPriority w:val="9"/>
    <w:semiHidden/>
    <w:rsid w:val="00F27D76"/>
    <w:rPr>
      <w:rFonts w:asciiTheme="majorHAnsi" w:hAnsiTheme="majorHAnsi" w:eastAsiaTheme="majorEastAsia" w:cstheme="majorBidi"/>
      <w:i/>
      <w:iCs/>
      <w:color w:val="34183B" w:themeColor="accent1" w:themeShade="7F"/>
      <w:sz w:val="20"/>
    </w:rPr>
  </w:style>
  <w:style w:type="character" w:styleId="Heading8Char" w:customStyle="1">
    <w:name w:val="Heading 8 Char"/>
    <w:basedOn w:val="DefaultParagraphFont"/>
    <w:link w:val="Heading8"/>
    <w:uiPriority w:val="9"/>
    <w:semiHidden/>
    <w:rsid w:val="00F27D76"/>
    <w:rPr>
      <w:rFonts w:asciiTheme="majorHAnsi" w:hAnsiTheme="majorHAnsi" w:eastAsiaTheme="majorEastAsia" w:cstheme="majorBidi"/>
      <w:color w:val="5E5E5E" w:themeColor="text1" w:themeTint="D8"/>
      <w:sz w:val="21"/>
      <w:szCs w:val="21"/>
    </w:rPr>
  </w:style>
  <w:style w:type="character" w:styleId="Heading9Char" w:customStyle="1">
    <w:name w:val="Heading 9 Char"/>
    <w:basedOn w:val="DefaultParagraphFont"/>
    <w:link w:val="Heading9"/>
    <w:uiPriority w:val="9"/>
    <w:semiHidden/>
    <w:rsid w:val="00F27D76"/>
    <w:rPr>
      <w:rFonts w:asciiTheme="majorHAnsi" w:hAnsiTheme="majorHAnsi" w:eastAsiaTheme="majorEastAsia" w:cstheme="majorBidi"/>
      <w:i/>
      <w:iCs/>
      <w:color w:val="5E5E5E" w:themeColor="text1" w:themeTint="D8"/>
      <w:sz w:val="21"/>
      <w:szCs w:val="21"/>
    </w:rPr>
  </w:style>
  <w:style w:type="paragraph" w:styleId="HeadlineStatement" w:customStyle="1">
    <w:name w:val="Headline Statement"/>
    <w:basedOn w:val="BodyText"/>
    <w:qFormat/>
    <w:rsid w:val="00617831"/>
    <w:pPr>
      <w:spacing w:before="240"/>
    </w:pPr>
    <w:rPr>
      <w:rFonts w:asciiTheme="majorHAnsi" w:hAnsiTheme="majorHAnsi"/>
      <w:color w:val="6B3077" w:themeColor="accent1"/>
      <w:sz w:val="24"/>
    </w:rPr>
  </w:style>
  <w:style w:type="paragraph" w:styleId="StatementBullet" w:customStyle="1">
    <w:name w:val="Statement Bullet"/>
    <w:basedOn w:val="HeadlineStatement"/>
    <w:uiPriority w:val="19"/>
    <w:qFormat/>
    <w:rsid w:val="00617831"/>
    <w:pPr>
      <w:numPr>
        <w:numId w:val="2"/>
      </w:numPr>
      <w:spacing w:before="0" w:after="240"/>
      <w:ind w:left="284" w:hanging="284"/>
      <w:contextualSpacing/>
    </w:pPr>
  </w:style>
  <w:style w:type="numbering" w:styleId="CurrentList1" w:customStyle="1">
    <w:name w:val="Current List1"/>
    <w:uiPriority w:val="99"/>
    <w:rsid w:val="00617831"/>
    <w:pPr>
      <w:numPr>
        <w:numId w:val="3"/>
      </w:numPr>
    </w:pPr>
  </w:style>
  <w:style w:type="paragraph" w:styleId="ListBullet">
    <w:name w:val="List Bullet"/>
    <w:basedOn w:val="BodyText"/>
    <w:uiPriority w:val="99"/>
    <w:unhideWhenUsed/>
    <w:qFormat/>
    <w:rsid w:val="00C11070"/>
    <w:pPr>
      <w:numPr>
        <w:numId w:val="54"/>
      </w:numPr>
      <w:spacing w:before="100" w:after="60"/>
    </w:pPr>
  </w:style>
  <w:style w:type="paragraph" w:styleId="ListBullet2">
    <w:name w:val="List Bullet 2"/>
    <w:basedOn w:val="Normal"/>
    <w:uiPriority w:val="99"/>
    <w:unhideWhenUsed/>
    <w:qFormat/>
    <w:rsid w:val="00C11070"/>
    <w:pPr>
      <w:numPr>
        <w:ilvl w:val="1"/>
        <w:numId w:val="4"/>
      </w:numPr>
      <w:spacing w:before="100" w:after="60"/>
    </w:pPr>
  </w:style>
  <w:style w:type="paragraph" w:styleId="ListBullet3">
    <w:name w:val="List Bullet 3"/>
    <w:basedOn w:val="Normal"/>
    <w:uiPriority w:val="99"/>
    <w:unhideWhenUsed/>
    <w:qFormat/>
    <w:rsid w:val="00C11070"/>
    <w:pPr>
      <w:numPr>
        <w:ilvl w:val="2"/>
        <w:numId w:val="4"/>
      </w:numPr>
      <w:spacing w:before="100" w:after="60"/>
    </w:pPr>
  </w:style>
  <w:style w:type="paragraph" w:styleId="Caption">
    <w:name w:val="caption"/>
    <w:basedOn w:val="Normal"/>
    <w:next w:val="Normal"/>
    <w:uiPriority w:val="35"/>
    <w:unhideWhenUsed/>
    <w:qFormat/>
    <w:rsid w:val="00C63F05"/>
    <w:pPr>
      <w:keepNext/>
      <w:spacing w:before="300" w:line="240" w:lineRule="auto"/>
      <w:ind w:left="992" w:hanging="992"/>
    </w:pPr>
    <w:rPr>
      <w:rFonts w:asciiTheme="majorHAnsi" w:hAnsiTheme="majorHAnsi"/>
      <w:b/>
      <w:iCs/>
      <w:color w:val="6B3077" w:themeColor="accent1"/>
      <w:sz w:val="18"/>
      <w:szCs w:val="18"/>
    </w:rPr>
  </w:style>
  <w:style w:type="paragraph" w:styleId="AppendixHeading" w:customStyle="1">
    <w:name w:val="Appendix Heading"/>
    <w:basedOn w:val="Heading1"/>
    <w:next w:val="BodyText"/>
    <w:uiPriority w:val="99"/>
    <w:qFormat/>
    <w:rsid w:val="005A0526"/>
    <w:pPr>
      <w:numPr>
        <w:numId w:val="7"/>
      </w:numPr>
    </w:pPr>
  </w:style>
  <w:style w:type="paragraph" w:styleId="TableFigureFootnote" w:customStyle="1">
    <w:name w:val="Table/ Figure Footnote"/>
    <w:basedOn w:val="BodyText"/>
    <w:uiPriority w:val="4"/>
    <w:qFormat/>
    <w:rsid w:val="003D740B"/>
    <w:pPr>
      <w:spacing w:before="60" w:line="240" w:lineRule="auto"/>
      <w:contextualSpacing/>
    </w:pPr>
    <w:rPr>
      <w:sz w:val="15"/>
    </w:rPr>
  </w:style>
  <w:style w:type="paragraph" w:styleId="TableFigureFootnoteBullet" w:customStyle="1">
    <w:name w:val="Table/ Figure Footnote Bullet"/>
    <w:basedOn w:val="TableFigureFootnote"/>
    <w:qFormat/>
    <w:rsid w:val="00084536"/>
    <w:pPr>
      <w:numPr>
        <w:numId w:val="5"/>
      </w:numPr>
      <w:ind w:left="170" w:hanging="170"/>
    </w:pPr>
  </w:style>
  <w:style w:type="paragraph" w:styleId="ListNumber">
    <w:name w:val="List Number"/>
    <w:uiPriority w:val="99"/>
    <w:qFormat/>
    <w:rsid w:val="00C11070"/>
    <w:pPr>
      <w:numPr>
        <w:numId w:val="8"/>
      </w:numPr>
      <w:spacing w:before="100" w:after="60" w:line="312" w:lineRule="auto"/>
    </w:pPr>
    <w:rPr>
      <w:rFonts w:ascii="Arial" w:hAnsi="Arial" w:cs="Arial" w:eastAsiaTheme="minorEastAsia"/>
      <w:color w:val="424242" w:themeColor="text1"/>
      <w:sz w:val="20"/>
      <w:szCs w:val="20"/>
      <w:lang w:val="en-GB" w:eastAsia="ko-KR"/>
    </w:rPr>
  </w:style>
  <w:style w:type="paragraph" w:styleId="ListNumber2">
    <w:name w:val="List Number 2"/>
    <w:uiPriority w:val="99"/>
    <w:qFormat/>
    <w:rsid w:val="00C11070"/>
    <w:pPr>
      <w:numPr>
        <w:ilvl w:val="1"/>
        <w:numId w:val="8"/>
      </w:numPr>
      <w:spacing w:before="100" w:after="60" w:line="312" w:lineRule="auto"/>
    </w:pPr>
    <w:rPr>
      <w:rFonts w:ascii="Arial" w:hAnsi="Arial" w:cs="Arial" w:eastAsiaTheme="minorEastAsia"/>
      <w:color w:val="424242" w:themeColor="text1"/>
      <w:sz w:val="20"/>
      <w:szCs w:val="20"/>
      <w:lang w:val="en-GB" w:eastAsia="ko-KR"/>
    </w:rPr>
  </w:style>
  <w:style w:type="paragraph" w:styleId="ListNumber3">
    <w:name w:val="List Number 3"/>
    <w:uiPriority w:val="99"/>
    <w:qFormat/>
    <w:rsid w:val="00C11070"/>
    <w:pPr>
      <w:numPr>
        <w:ilvl w:val="2"/>
        <w:numId w:val="8"/>
      </w:numPr>
      <w:spacing w:before="100" w:after="60" w:line="312" w:lineRule="auto"/>
    </w:pPr>
    <w:rPr>
      <w:rFonts w:cs="Arial Unicode MS" w:eastAsiaTheme="minorEastAsia"/>
      <w:bCs/>
      <w:color w:val="424242" w:themeColor="text1"/>
      <w:sz w:val="20"/>
      <w:szCs w:val="20"/>
      <w:lang w:eastAsia="ko-KR"/>
    </w:rPr>
  </w:style>
  <w:style w:type="paragraph" w:styleId="TableFigureFoonoteBullet" w:customStyle="1">
    <w:name w:val="Table/ Figure Foonote Bullet"/>
    <w:basedOn w:val="TableFigureFootnote"/>
    <w:uiPriority w:val="5"/>
    <w:qFormat/>
    <w:rsid w:val="00084536"/>
    <w:pPr>
      <w:numPr>
        <w:numId w:val="6"/>
      </w:numPr>
      <w:ind w:left="170" w:hanging="170"/>
    </w:pPr>
    <w:rPr>
      <w:rFonts w:ascii="Arial" w:hAnsi="Arial" w:cs="Arial" w:eastAsiaTheme="minorEastAsia"/>
      <w:szCs w:val="18"/>
      <w:lang w:val="en-GB" w:eastAsia="ko-KR"/>
    </w:rPr>
  </w:style>
  <w:style w:type="table" w:styleId="TableTheme">
    <w:name w:val="Table Theme"/>
    <w:basedOn w:val="TableNormal"/>
    <w:uiPriority w:val="99"/>
    <w:rsid w:val="00084536"/>
    <w:pPr>
      <w:spacing w:after="0" w:line="240" w:lineRule="auto"/>
    </w:pPr>
    <w:rPr>
      <w:rFonts w:eastAsiaTheme="minorEastAsia"/>
      <w:lang w:eastAsia="ko-K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ppendixHeading2" w:customStyle="1">
    <w:name w:val="Appendix Heading 2"/>
    <w:basedOn w:val="Heading2"/>
    <w:next w:val="BodyText"/>
    <w:uiPriority w:val="99"/>
    <w:qFormat/>
    <w:rsid w:val="00BB50E2"/>
    <w:pPr>
      <w:numPr>
        <w:numId w:val="7"/>
      </w:numPr>
    </w:pPr>
  </w:style>
  <w:style w:type="paragraph" w:styleId="AppendixHeading3" w:customStyle="1">
    <w:name w:val="Appendix Heading 3"/>
    <w:basedOn w:val="Heading3"/>
    <w:next w:val="BodyText"/>
    <w:uiPriority w:val="99"/>
    <w:qFormat/>
    <w:rsid w:val="00C303E0"/>
    <w:pPr>
      <w:numPr>
        <w:numId w:val="7"/>
      </w:numPr>
    </w:pPr>
    <w:rPr>
      <w:szCs w:val="22"/>
    </w:rPr>
  </w:style>
  <w:style w:type="paragraph" w:styleId="Header-SectionHeading2" w:customStyle="1">
    <w:name w:val="Header - Section Heading 2"/>
    <w:basedOn w:val="Header-SectionHeading1"/>
    <w:rsid w:val="005261D5"/>
    <w:rPr>
      <w:noProof/>
      <w:color w:val="9B2241" w:themeColor="accent3"/>
    </w:rPr>
  </w:style>
  <w:style w:type="paragraph" w:styleId="ListContinue">
    <w:name w:val="List Continue"/>
    <w:basedOn w:val="Normal"/>
    <w:uiPriority w:val="99"/>
    <w:unhideWhenUsed/>
    <w:qFormat/>
    <w:rsid w:val="00E55CBB"/>
    <w:pPr>
      <w:ind w:left="283"/>
      <w:contextualSpacing/>
    </w:pPr>
  </w:style>
  <w:style w:type="paragraph" w:styleId="ListContinue2">
    <w:name w:val="List Continue 2"/>
    <w:basedOn w:val="Normal"/>
    <w:uiPriority w:val="99"/>
    <w:unhideWhenUsed/>
    <w:qFormat/>
    <w:rsid w:val="00E55CBB"/>
    <w:pPr>
      <w:ind w:left="566"/>
      <w:contextualSpacing/>
    </w:pPr>
  </w:style>
  <w:style w:type="paragraph" w:styleId="ListContinue3">
    <w:name w:val="List Continue 3"/>
    <w:basedOn w:val="Normal"/>
    <w:uiPriority w:val="99"/>
    <w:unhideWhenUsed/>
    <w:qFormat/>
    <w:rsid w:val="000317FC"/>
    <w:pPr>
      <w:ind w:left="849"/>
      <w:contextualSpacing/>
    </w:pPr>
  </w:style>
  <w:style w:type="paragraph" w:styleId="CaptionFigure" w:customStyle="1">
    <w:name w:val="Caption Figure"/>
    <w:basedOn w:val="CaptionTable"/>
    <w:qFormat/>
    <w:rsid w:val="000317FC"/>
    <w:pPr>
      <w:numPr>
        <w:numId w:val="9"/>
      </w:numPr>
      <w:ind w:left="992" w:hanging="992"/>
    </w:pPr>
  </w:style>
  <w:style w:type="paragraph" w:styleId="Quote">
    <w:name w:val="Quote"/>
    <w:link w:val="QuoteChar"/>
    <w:uiPriority w:val="29"/>
    <w:qFormat/>
    <w:rsid w:val="009D307A"/>
    <w:pPr>
      <w:spacing w:before="160" w:line="240" w:lineRule="auto"/>
    </w:pPr>
    <w:rPr>
      <w:rFonts w:ascii="Century Gothic" w:hAnsi="Century Gothic" w:cs="Arial Unicode MS" w:eastAsiaTheme="minorEastAsia"/>
      <w:i/>
      <w:iCs/>
      <w:color w:val="6B3077" w:themeColor="accent1"/>
      <w:sz w:val="18"/>
      <w:szCs w:val="18"/>
      <w:lang w:eastAsia="ko-KR"/>
    </w:rPr>
  </w:style>
  <w:style w:type="character" w:styleId="QuoteChar" w:customStyle="1">
    <w:name w:val="Quote Char"/>
    <w:basedOn w:val="DefaultParagraphFont"/>
    <w:link w:val="Quote"/>
    <w:uiPriority w:val="29"/>
    <w:rsid w:val="009D307A"/>
    <w:rPr>
      <w:rFonts w:ascii="Century Gothic" w:hAnsi="Century Gothic" w:cs="Arial Unicode MS" w:eastAsiaTheme="minorEastAsia"/>
      <w:i/>
      <w:iCs/>
      <w:color w:val="6B3077" w:themeColor="accent1"/>
      <w:sz w:val="18"/>
      <w:szCs w:val="18"/>
      <w:lang w:eastAsia="ko-KR"/>
    </w:rPr>
  </w:style>
  <w:style w:type="paragraph" w:styleId="Header-SectionHeading1" w:customStyle="1">
    <w:name w:val="Header - Section Heading 1"/>
    <w:rsid w:val="009D307A"/>
    <w:rPr>
      <w:i/>
      <w:color w:val="A3519B" w:themeColor="accent2"/>
      <w:sz w:val="20"/>
    </w:rPr>
  </w:style>
  <w:style w:type="paragraph" w:styleId="TOCHeading">
    <w:name w:val="TOC Heading"/>
    <w:basedOn w:val="Heading1"/>
    <w:next w:val="Normal"/>
    <w:uiPriority w:val="39"/>
    <w:unhideWhenUsed/>
    <w:qFormat/>
    <w:rsid w:val="00DE7D80"/>
    <w:pPr>
      <w:numPr>
        <w:numId w:val="0"/>
      </w:numPr>
      <w:spacing w:before="600" w:after="200"/>
      <w:outlineLvl w:val="9"/>
    </w:pPr>
  </w:style>
  <w:style w:type="paragraph" w:styleId="TOC2">
    <w:name w:val="toc 2"/>
    <w:next w:val="BodyText"/>
    <w:autoRedefine/>
    <w:uiPriority w:val="39"/>
    <w:unhideWhenUsed/>
    <w:rsid w:val="00BC2FA7"/>
    <w:pPr>
      <w:tabs>
        <w:tab w:val="left" w:pos="680"/>
        <w:tab w:val="right" w:pos="9185"/>
      </w:tabs>
      <w:spacing w:before="60" w:after="120" w:line="240" w:lineRule="auto"/>
      <w:ind w:left="680" w:right="1134" w:hanging="680"/>
    </w:pPr>
    <w:rPr>
      <w:rFonts w:ascii="Arial" w:hAnsi="Arial" w:cs="Times New Roman" w:eastAsiaTheme="minorEastAsia"/>
      <w:noProof/>
      <w:color w:val="424242" w:themeColor="text1"/>
      <w:sz w:val="20"/>
      <w:lang w:val="en-US"/>
    </w:rPr>
  </w:style>
  <w:style w:type="paragraph" w:styleId="TOC1">
    <w:name w:val="toc 1"/>
    <w:next w:val="BodyText"/>
    <w:autoRedefine/>
    <w:uiPriority w:val="39"/>
    <w:unhideWhenUsed/>
    <w:rsid w:val="002E0EEE"/>
    <w:pPr>
      <w:tabs>
        <w:tab w:val="left" w:pos="680"/>
        <w:tab w:val="right" w:pos="9185"/>
      </w:tabs>
      <w:spacing w:before="160" w:after="100" w:line="264" w:lineRule="auto"/>
      <w:ind w:left="680" w:right="1134" w:hanging="680"/>
    </w:pPr>
    <w:rPr>
      <w:rFonts w:ascii="Arial" w:hAnsi="Arial" w:cs="Times New Roman" w:eastAsiaTheme="majorEastAsia"/>
      <w:bCs/>
      <w:noProof/>
      <w:color w:val="424242" w:themeColor="text1"/>
      <w:sz w:val="20"/>
      <w:szCs w:val="24"/>
      <w:lang w:val="en-US"/>
    </w:rPr>
  </w:style>
  <w:style w:type="paragraph" w:styleId="TOC3">
    <w:name w:val="toc 3"/>
    <w:next w:val="BodyText"/>
    <w:autoRedefine/>
    <w:uiPriority w:val="39"/>
    <w:unhideWhenUsed/>
    <w:rsid w:val="007C5294"/>
    <w:pPr>
      <w:tabs>
        <w:tab w:val="left" w:pos="567"/>
        <w:tab w:val="right" w:pos="9402"/>
      </w:tabs>
      <w:spacing w:before="160" w:after="100" w:line="264" w:lineRule="auto"/>
    </w:pPr>
    <w:rPr>
      <w:rFonts w:ascii="Arial" w:hAnsi="Arial" w:cs="Times New Roman" w:eastAsiaTheme="minorEastAsia"/>
      <w:b/>
      <w:sz w:val="20"/>
      <w:lang w:val="en-US"/>
    </w:rPr>
  </w:style>
  <w:style w:type="paragraph" w:styleId="TOC4">
    <w:name w:val="toc 4"/>
    <w:next w:val="BodyText"/>
    <w:autoRedefine/>
    <w:uiPriority w:val="39"/>
    <w:rsid w:val="004E2FA8"/>
    <w:pPr>
      <w:tabs>
        <w:tab w:val="left" w:pos="1134"/>
        <w:tab w:val="right" w:pos="9185"/>
      </w:tabs>
      <w:spacing w:after="120" w:line="240" w:lineRule="auto"/>
      <w:ind w:left="1134" w:right="1134" w:hanging="1134"/>
    </w:pPr>
    <w:rPr>
      <w:rFonts w:ascii="Arial" w:hAnsi="Arial" w:cs="Arial Unicode MS" w:eastAsiaTheme="minorEastAsia"/>
      <w:bCs/>
      <w:color w:val="424242" w:themeColor="text1"/>
      <w:sz w:val="20"/>
      <w:szCs w:val="20"/>
      <w:lang w:eastAsia="ko-KR"/>
    </w:rPr>
  </w:style>
  <w:style w:type="paragraph" w:styleId="TOC-Heading2" w:customStyle="1">
    <w:name w:val="TOC - Heading 2"/>
    <w:next w:val="BodyText"/>
    <w:qFormat/>
    <w:rsid w:val="00DE7D80"/>
    <w:pPr>
      <w:spacing w:before="600" w:after="200" w:line="312" w:lineRule="auto"/>
    </w:pPr>
    <w:rPr>
      <w:rFonts w:asciiTheme="majorHAnsi" w:hAnsiTheme="majorHAnsi"/>
      <w:b/>
      <w:color w:val="A3519B" w:themeColor="accent2"/>
      <w:sz w:val="36"/>
    </w:rPr>
  </w:style>
  <w:style w:type="paragraph" w:styleId="Header-SectionHeading3" w:customStyle="1">
    <w:name w:val="Header - Section Heading 3"/>
    <w:basedOn w:val="Header-SectionHeading1"/>
    <w:rsid w:val="00033DD5"/>
    <w:rPr>
      <w:color w:val="7D7FAB"/>
    </w:rPr>
  </w:style>
  <w:style w:type="paragraph" w:styleId="Header-SectionHeading4" w:customStyle="1">
    <w:name w:val="Header - Section Heading 4"/>
    <w:basedOn w:val="Header-SectionHeading1"/>
    <w:rsid w:val="00033DD5"/>
    <w:rPr>
      <w:color w:val="A2D9E9"/>
    </w:rPr>
  </w:style>
  <w:style w:type="paragraph" w:styleId="Header-SectionHeading5" w:customStyle="1">
    <w:name w:val="Header - Section Heading 5"/>
    <w:basedOn w:val="Header-SectionHeading1"/>
    <w:rsid w:val="00033DD5"/>
    <w:rPr>
      <w:color w:val="40C1AC"/>
    </w:rPr>
  </w:style>
  <w:style w:type="paragraph" w:styleId="Header-SectionHeading6" w:customStyle="1">
    <w:name w:val="Header - Section Heading 6"/>
    <w:basedOn w:val="Header-SectionHeading1"/>
    <w:rsid w:val="00033DD5"/>
    <w:rPr>
      <w:color w:val="A1D883"/>
    </w:rPr>
  </w:style>
  <w:style w:type="paragraph" w:styleId="ListParagraph">
    <w:name w:val="List Paragraph"/>
    <w:basedOn w:val="Normal"/>
    <w:uiPriority w:val="34"/>
    <w:qFormat/>
    <w:rsid w:val="005D2C69"/>
    <w:pPr>
      <w:ind w:left="720"/>
      <w:contextualSpacing/>
    </w:pPr>
  </w:style>
  <w:style w:type="paragraph" w:styleId="ImportantNotice-Bullet" w:customStyle="1">
    <w:name w:val="Important Notice - Bullet"/>
    <w:basedOn w:val="ImportantNoticeBody"/>
    <w:rsid w:val="006F41AA"/>
    <w:pPr>
      <w:numPr>
        <w:numId w:val="11"/>
      </w:numPr>
      <w:ind w:left="170" w:hanging="170"/>
    </w:pPr>
  </w:style>
  <w:style w:type="paragraph" w:styleId="Style1" w:customStyle="1">
    <w:name w:val="Style1"/>
    <w:basedOn w:val="Heading5"/>
    <w:qFormat/>
    <w:rsid w:val="00132AE8"/>
    <w:rPr>
      <w:color w:val="A3519B" w:themeColor="accent2"/>
    </w:rPr>
  </w:style>
  <w:style w:type="paragraph" w:styleId="CaptionTable" w:customStyle="1">
    <w:name w:val="Caption Table"/>
    <w:basedOn w:val="Caption"/>
    <w:next w:val="TableText"/>
    <w:qFormat/>
    <w:rsid w:val="00C303E0"/>
    <w:pPr>
      <w:numPr>
        <w:numId w:val="13"/>
      </w:numPr>
      <w:ind w:left="992" w:hanging="992"/>
    </w:pPr>
  </w:style>
  <w:style w:type="numbering" w:styleId="CaptionTableList" w:customStyle="1">
    <w:name w:val="Caption Table List"/>
    <w:uiPriority w:val="99"/>
    <w:rsid w:val="00FA2AD3"/>
    <w:pPr>
      <w:numPr>
        <w:numId w:val="12"/>
      </w:numPr>
    </w:pPr>
  </w:style>
  <w:style w:type="paragraph" w:styleId="Default" w:customStyle="1">
    <w:name w:val="Default"/>
    <w:rsid w:val="00B03D80"/>
    <w:pPr>
      <w:autoSpaceDE w:val="0"/>
      <w:autoSpaceDN w:val="0"/>
      <w:adjustRightInd w:val="0"/>
      <w:spacing w:after="0" w:line="240" w:lineRule="auto"/>
    </w:pPr>
    <w:rPr>
      <w:rFonts w:ascii="Century Gothic" w:hAnsi="Century Gothic" w:cs="Century Gothic"/>
      <w:color w:val="000000"/>
      <w:sz w:val="24"/>
      <w:szCs w:val="24"/>
    </w:rPr>
  </w:style>
  <w:style w:type="character" w:styleId="CommentReference">
    <w:name w:val="annotation reference"/>
    <w:basedOn w:val="DefaultParagraphFont"/>
    <w:uiPriority w:val="99"/>
    <w:semiHidden/>
    <w:unhideWhenUsed/>
    <w:rsid w:val="00B03D80"/>
    <w:rPr>
      <w:sz w:val="16"/>
      <w:szCs w:val="16"/>
    </w:rPr>
  </w:style>
  <w:style w:type="paragraph" w:styleId="CommentText">
    <w:name w:val="annotation text"/>
    <w:basedOn w:val="Normal"/>
    <w:link w:val="CommentTextChar"/>
    <w:uiPriority w:val="99"/>
    <w:unhideWhenUsed/>
    <w:rsid w:val="00B03D80"/>
    <w:pPr>
      <w:spacing w:before="0" w:after="160" w:line="240" w:lineRule="auto"/>
    </w:pPr>
    <w:rPr>
      <w:color w:val="auto"/>
      <w:szCs w:val="20"/>
    </w:rPr>
  </w:style>
  <w:style w:type="character" w:styleId="CommentTextChar" w:customStyle="1">
    <w:name w:val="Comment Text Char"/>
    <w:basedOn w:val="DefaultParagraphFont"/>
    <w:link w:val="CommentText"/>
    <w:uiPriority w:val="99"/>
    <w:rsid w:val="00B03D80"/>
    <w:rPr>
      <w:sz w:val="20"/>
      <w:szCs w:val="20"/>
    </w:rPr>
  </w:style>
  <w:style w:type="character" w:styleId="normaltextrun" w:customStyle="1">
    <w:name w:val="normaltextrun"/>
    <w:basedOn w:val="DefaultParagraphFont"/>
    <w:rsid w:val="00B03D80"/>
  </w:style>
  <w:style w:type="character" w:styleId="eop" w:customStyle="1">
    <w:name w:val="eop"/>
    <w:basedOn w:val="DefaultParagraphFont"/>
    <w:rsid w:val="00B03D80"/>
  </w:style>
  <w:style w:type="character" w:styleId="tabchar" w:customStyle="1">
    <w:name w:val="tabchar"/>
    <w:basedOn w:val="DefaultParagraphFont"/>
    <w:rsid w:val="00B03D80"/>
  </w:style>
  <w:style w:type="paragraph" w:styleId="CommentSubject">
    <w:name w:val="annotation subject"/>
    <w:basedOn w:val="CommentText"/>
    <w:next w:val="CommentText"/>
    <w:link w:val="CommentSubjectChar"/>
    <w:uiPriority w:val="99"/>
    <w:semiHidden/>
    <w:unhideWhenUsed/>
    <w:rsid w:val="002B2C9D"/>
    <w:pPr>
      <w:spacing w:before="120" w:after="120"/>
    </w:pPr>
    <w:rPr>
      <w:b/>
      <w:bCs/>
      <w:color w:val="424242" w:themeColor="text1"/>
    </w:rPr>
  </w:style>
  <w:style w:type="character" w:styleId="CommentSubjectChar" w:customStyle="1">
    <w:name w:val="Comment Subject Char"/>
    <w:basedOn w:val="CommentTextChar"/>
    <w:link w:val="CommentSubject"/>
    <w:uiPriority w:val="99"/>
    <w:semiHidden/>
    <w:rsid w:val="002B2C9D"/>
    <w:rPr>
      <w:b/>
      <w:bCs/>
      <w:color w:val="424242" w:themeColor="text1"/>
      <w:sz w:val="20"/>
      <w:szCs w:val="20"/>
    </w:rPr>
  </w:style>
  <w:style w:type="character" w:styleId="FollowedHyperlink">
    <w:name w:val="FollowedHyperlink"/>
    <w:basedOn w:val="DefaultParagraphFont"/>
    <w:uiPriority w:val="99"/>
    <w:semiHidden/>
    <w:unhideWhenUsed/>
    <w:rsid w:val="006252BE"/>
    <w:rPr>
      <w:color w:val="A3DBE8" w:themeColor="followedHyperlink"/>
      <w:u w:val="single"/>
    </w:rPr>
  </w:style>
  <w:style w:type="character" w:styleId="Mention">
    <w:name w:val="Mention"/>
    <w:basedOn w:val="DefaultParagraphFont"/>
    <w:uiPriority w:val="99"/>
    <w:unhideWhenUsed/>
    <w:rsid w:val="007878D0"/>
    <w:rPr>
      <w:color w:val="2B579A"/>
      <w:shd w:val="clear" w:color="auto" w:fill="E1DFDD"/>
    </w:rPr>
  </w:style>
  <w:style w:type="paragraph" w:styleId="NormalWeb">
    <w:name w:val="Normal (Web)"/>
    <w:basedOn w:val="Normal"/>
    <w:uiPriority w:val="99"/>
    <w:semiHidden/>
    <w:unhideWhenUsed/>
    <w:rsid w:val="00391636"/>
    <w:pPr>
      <w:spacing w:before="100" w:beforeAutospacing="1" w:after="100" w:afterAutospacing="1" w:line="240" w:lineRule="auto"/>
    </w:pPr>
    <w:rPr>
      <w:rFonts w:ascii="Times New Roman" w:hAnsi="Times New Roman" w:eastAsia="Times New Roman" w:cs="Times New Roman"/>
      <w:color w:val="auto"/>
      <w:sz w:val="24"/>
      <w:szCs w:val="24"/>
      <w:lang w:eastAsia="en-AU"/>
    </w:rPr>
  </w:style>
  <w:style w:type="paragraph" w:styleId="MRLevel4" w:customStyle="1">
    <w:name w:val="MR Level 4"/>
    <w:uiPriority w:val="99"/>
    <w:qFormat/>
    <w:rsid w:val="00F97350"/>
    <w:pPr>
      <w:spacing w:before="120" w:after="120" w:line="300" w:lineRule="atLeast"/>
      <w:ind w:left="1701" w:hanging="709"/>
      <w:outlineLvl w:val="3"/>
    </w:pPr>
    <w:rPr>
      <w:rFonts w:ascii="Arial" w:hAnsi="Arial" w:eastAsia="Times New Roman" w:cs="Arial"/>
      <w:color w:val="000000"/>
      <w:lang w:eastAsia="en-AU"/>
    </w:rPr>
  </w:style>
  <w:style w:type="table" w:styleId="GridTable7Colorful-Accent1">
    <w:name w:val="Grid Table 7 Colorful Accent 1"/>
    <w:basedOn w:val="TableNormal"/>
    <w:uiPriority w:val="52"/>
    <w:rsid w:val="005D7C11"/>
    <w:pPr>
      <w:spacing w:after="0" w:line="240" w:lineRule="auto"/>
    </w:pPr>
    <w:rPr>
      <w:color w:val="4F2459" w:themeColor="accent1" w:themeShade="BF"/>
    </w:rPr>
    <w:tblPr>
      <w:tblStyleRowBandSize w:val="1"/>
      <w:tblStyleColBandSize w:val="1"/>
      <w:tblBorders>
        <w:top w:val="single" w:color="B46CC3" w:themeColor="accent1" w:themeTint="99" w:sz="4" w:space="0"/>
        <w:left w:val="single" w:color="B46CC3" w:themeColor="accent1" w:themeTint="99" w:sz="4" w:space="0"/>
        <w:bottom w:val="single" w:color="B46CC3" w:themeColor="accent1" w:themeTint="99" w:sz="4" w:space="0"/>
        <w:right w:val="single" w:color="B46CC3" w:themeColor="accent1" w:themeTint="99" w:sz="4" w:space="0"/>
        <w:insideH w:val="single" w:color="B46CC3" w:themeColor="accent1" w:themeTint="99" w:sz="4" w:space="0"/>
        <w:insideV w:val="single" w:color="B46C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CEEB" w:themeFill="accent1" w:themeFillTint="33"/>
      </w:tcPr>
    </w:tblStylePr>
    <w:tblStylePr w:type="band1Horz">
      <w:tblPr/>
      <w:tcPr>
        <w:shd w:val="clear" w:color="auto" w:fill="E6CEEB" w:themeFill="accent1" w:themeFillTint="33"/>
      </w:tcPr>
    </w:tblStylePr>
    <w:tblStylePr w:type="neCell">
      <w:tblPr/>
      <w:tcPr>
        <w:tcBorders>
          <w:bottom w:val="single" w:color="B46CC3" w:themeColor="accent1" w:themeTint="99" w:sz="4" w:space="0"/>
        </w:tcBorders>
      </w:tcPr>
    </w:tblStylePr>
    <w:tblStylePr w:type="nwCell">
      <w:tblPr/>
      <w:tcPr>
        <w:tcBorders>
          <w:bottom w:val="single" w:color="B46CC3" w:themeColor="accent1" w:themeTint="99" w:sz="4" w:space="0"/>
        </w:tcBorders>
      </w:tcPr>
    </w:tblStylePr>
    <w:tblStylePr w:type="seCell">
      <w:tblPr/>
      <w:tcPr>
        <w:tcBorders>
          <w:top w:val="single" w:color="B46CC3" w:themeColor="accent1" w:themeTint="99" w:sz="4" w:space="0"/>
        </w:tcBorders>
      </w:tcPr>
    </w:tblStylePr>
    <w:tblStylePr w:type="swCell">
      <w:tblPr/>
      <w:tcPr>
        <w:tcBorders>
          <w:top w:val="single" w:color="B46CC3" w:themeColor="accent1" w:themeTint="99" w:sz="4" w:space="0"/>
        </w:tcBorders>
      </w:tcPr>
    </w:tblStylePr>
  </w:style>
  <w:style w:type="table" w:styleId="GridTable5Dark-Accent2">
    <w:name w:val="Grid Table 5 Dark Accent 2"/>
    <w:basedOn w:val="TableNormal"/>
    <w:uiPriority w:val="50"/>
    <w:rsid w:val="005D7C1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DBE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3519B"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3519B"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3519B"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3519B" w:themeFill="accent2"/>
      </w:tcPr>
    </w:tblStylePr>
    <w:tblStylePr w:type="band1Vert">
      <w:tblPr/>
      <w:tcPr>
        <w:shd w:val="clear" w:color="auto" w:fill="DBB7D8" w:themeFill="accent2" w:themeFillTint="66"/>
      </w:tcPr>
    </w:tblStylePr>
    <w:tblStylePr w:type="band1Horz">
      <w:tblPr/>
      <w:tcPr>
        <w:shd w:val="clear" w:color="auto" w:fill="DBB7D8" w:themeFill="accent2" w:themeFillTint="66"/>
      </w:tcPr>
    </w:tblStylePr>
  </w:style>
  <w:style w:type="paragraph" w:styleId="Revision">
    <w:name w:val="Revision"/>
    <w:hidden/>
    <w:uiPriority w:val="99"/>
    <w:semiHidden/>
    <w:rsid w:val="00DA53D1"/>
    <w:pPr>
      <w:spacing w:after="0" w:line="240" w:lineRule="auto"/>
    </w:pPr>
    <w:rPr>
      <w:color w:val="424242" w:themeColor="text1"/>
      <w:sz w:val="20"/>
    </w:rPr>
  </w:style>
  <w:style w:type="table" w:styleId="AEMO2" w:customStyle="1">
    <w:name w:val="AEMO2"/>
    <w:basedOn w:val="TableNormal"/>
    <w:uiPriority w:val="99"/>
    <w:rsid w:val="006D0B54"/>
    <w:pPr>
      <w:spacing w:after="0" w:line="240" w:lineRule="auto"/>
    </w:pPr>
    <w:rPr>
      <w:rFonts w:eastAsiaTheme="minorEastAsia"/>
      <w:sz w:val="16"/>
      <w:lang w:eastAsia="ko-KR"/>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EEEF0" w:themeFill="background2"/>
    </w:tcPr>
    <w:tblStylePr w:type="firstRow">
      <w:rPr>
        <w:rFonts w:asciiTheme="majorHAnsi" w:hAnsiTheme="majorHAnsi"/>
        <w:b/>
        <w:sz w:val="16"/>
      </w:rPr>
      <w:tblPr/>
      <w:trPr>
        <w:cantSplit/>
        <w:tblHeader/>
      </w:trPr>
      <w:tcPr>
        <w:tc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cBorders>
        <w:shd w:val="clear" w:color="auto" w:fill="D9EFCD" w:themeFill="accent5" w:themeFillTint="66"/>
      </w:tcPr>
    </w:tblStylePr>
    <w:tblStylePr w:type="lastRow">
      <w:rPr>
        <w:rFonts w:asciiTheme="majorHAnsi" w:hAnsiTheme="majorHAnsi"/>
        <w:b w:val="0"/>
        <w:sz w:val="16"/>
      </w:rPr>
    </w:tblStylePr>
    <w:tblStylePr w:type="firstCol">
      <w:rPr>
        <w:rFonts w:asciiTheme="majorHAnsi" w:hAnsiTheme="majorHAnsi"/>
        <w:b/>
        <w:sz w:val="16"/>
      </w:rPr>
      <w:tblPr/>
      <w:tcPr>
        <w:shd w:val="clear" w:color="auto" w:fill="40C1AC" w:themeFill="accent6"/>
      </w:tcPr>
    </w:tblStylePr>
    <w:tblStylePr w:type="lastCol">
      <w:rPr>
        <w:rFonts w:asciiTheme="majorHAnsi" w:hAnsiTheme="majorHAnsi"/>
        <w:b/>
        <w:sz w:val="16"/>
      </w:rPr>
    </w:tblStylePr>
    <w:tblStylePr w:type="band1Vert">
      <w:tblPr/>
      <w:tcPr>
        <w:shd w:val="clear" w:color="auto" w:fill="F2F2F2" w:themeFill="background1" w:themeFillShade="F2"/>
      </w:tcPr>
    </w:tblStylePr>
    <w:tblStylePr w:type="band2Horz">
      <w:tblPr/>
      <w:tcPr>
        <w:shd w:val="clear" w:color="auto" w:fill="D5D5DA" w:themeFill="background2" w:themeFillShade="E6"/>
      </w:tcPr>
    </w:tblStylePr>
  </w:style>
  <w:style w:type="table" w:styleId="ListTable2-Accent1">
    <w:name w:val="List Table 2 Accent 1"/>
    <w:basedOn w:val="TableNormal"/>
    <w:uiPriority w:val="47"/>
    <w:rsid w:val="00286C57"/>
    <w:pPr>
      <w:spacing w:after="0" w:line="240" w:lineRule="auto"/>
    </w:pPr>
    <w:tblPr>
      <w:tblStyleRowBandSize w:val="1"/>
      <w:tblStyleColBandSize w:val="1"/>
      <w:tblBorders>
        <w:top w:val="single" w:color="B46CC3" w:themeColor="accent1" w:themeTint="99" w:sz="4" w:space="0"/>
        <w:bottom w:val="single" w:color="B46CC3" w:themeColor="accent1" w:themeTint="99" w:sz="4" w:space="0"/>
        <w:insideH w:val="single" w:color="B46C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CEEB" w:themeFill="accent1" w:themeFillTint="33"/>
      </w:tcPr>
    </w:tblStylePr>
    <w:tblStylePr w:type="band1Horz">
      <w:tblPr/>
      <w:tcPr>
        <w:shd w:val="clear" w:color="auto" w:fill="E6CEEB" w:themeFill="accent1" w:themeFillTint="33"/>
      </w:tcPr>
    </w:tblStylePr>
  </w:style>
  <w:style w:type="table" w:styleId="ListTable3-Accent2">
    <w:name w:val="List Table 3 Accent 2"/>
    <w:basedOn w:val="TableNormal"/>
    <w:uiPriority w:val="48"/>
    <w:rsid w:val="00286C57"/>
    <w:pPr>
      <w:spacing w:after="0" w:line="240" w:lineRule="auto"/>
    </w:pPr>
    <w:tblPr>
      <w:tblStyleRowBandSize w:val="1"/>
      <w:tblStyleColBandSize w:val="1"/>
      <w:tblBorders>
        <w:top w:val="single" w:color="A3519B" w:themeColor="accent2" w:sz="4" w:space="0"/>
        <w:left w:val="single" w:color="A3519B" w:themeColor="accent2" w:sz="4" w:space="0"/>
        <w:bottom w:val="single" w:color="A3519B" w:themeColor="accent2" w:sz="4" w:space="0"/>
        <w:right w:val="single" w:color="A3519B" w:themeColor="accent2" w:sz="4" w:space="0"/>
      </w:tblBorders>
    </w:tblPr>
    <w:tblStylePr w:type="firstRow">
      <w:rPr>
        <w:b/>
        <w:bCs/>
        <w:color w:val="FFFFFF" w:themeColor="background1"/>
      </w:rPr>
      <w:tblPr/>
      <w:tcPr>
        <w:shd w:val="clear" w:color="auto" w:fill="A3519B" w:themeFill="accent2"/>
      </w:tcPr>
    </w:tblStylePr>
    <w:tblStylePr w:type="lastRow">
      <w:rPr>
        <w:b/>
        <w:bCs/>
      </w:rPr>
      <w:tblPr/>
      <w:tcPr>
        <w:tcBorders>
          <w:top w:val="double" w:color="A3519B"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3519B" w:themeColor="accent2" w:sz="4" w:space="0"/>
          <w:right w:val="single" w:color="A3519B" w:themeColor="accent2" w:sz="4" w:space="0"/>
        </w:tcBorders>
      </w:tcPr>
    </w:tblStylePr>
    <w:tblStylePr w:type="band1Horz">
      <w:tblPr/>
      <w:tcPr>
        <w:tcBorders>
          <w:top w:val="single" w:color="A3519B" w:themeColor="accent2" w:sz="4" w:space="0"/>
          <w:bottom w:val="single" w:color="A3519B"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3519B" w:themeColor="accent2" w:sz="4" w:space="0"/>
          <w:left w:val="nil"/>
        </w:tcBorders>
      </w:tcPr>
    </w:tblStylePr>
    <w:tblStylePr w:type="swCell">
      <w:tblPr/>
      <w:tcPr>
        <w:tcBorders>
          <w:top w:val="double" w:color="A3519B" w:themeColor="accent2" w:sz="4" w:space="0"/>
          <w:right w:val="nil"/>
        </w:tcBorders>
      </w:tcPr>
    </w:tblStylePr>
  </w:style>
  <w:style w:type="table" w:styleId="ListTable4-Accent2">
    <w:name w:val="List Table 4 Accent 2"/>
    <w:basedOn w:val="TableNormal"/>
    <w:uiPriority w:val="49"/>
    <w:rsid w:val="00286C57"/>
    <w:pPr>
      <w:spacing w:after="0" w:line="240" w:lineRule="auto"/>
    </w:pPr>
    <w:tblPr>
      <w:tblStyleRowBandSize w:val="1"/>
      <w:tblStyleColBandSize w:val="1"/>
      <w:tblBorders>
        <w:top w:val="single" w:color="CA94C4" w:themeColor="accent2" w:themeTint="99" w:sz="4" w:space="0"/>
        <w:left w:val="single" w:color="CA94C4" w:themeColor="accent2" w:themeTint="99" w:sz="4" w:space="0"/>
        <w:bottom w:val="single" w:color="CA94C4" w:themeColor="accent2" w:themeTint="99" w:sz="4" w:space="0"/>
        <w:right w:val="single" w:color="CA94C4" w:themeColor="accent2" w:themeTint="99" w:sz="4" w:space="0"/>
        <w:insideH w:val="single" w:color="CA94C4" w:themeColor="accent2" w:themeTint="99" w:sz="4" w:space="0"/>
      </w:tblBorders>
    </w:tblPr>
    <w:tblStylePr w:type="firstRow">
      <w:rPr>
        <w:b/>
        <w:bCs/>
        <w:color w:val="FFFFFF" w:themeColor="background1"/>
      </w:rPr>
      <w:tblPr/>
      <w:tcPr>
        <w:tcBorders>
          <w:top w:val="single" w:color="A3519B" w:themeColor="accent2" w:sz="4" w:space="0"/>
          <w:left w:val="single" w:color="A3519B" w:themeColor="accent2" w:sz="4" w:space="0"/>
          <w:bottom w:val="single" w:color="A3519B" w:themeColor="accent2" w:sz="4" w:space="0"/>
          <w:right w:val="single" w:color="A3519B" w:themeColor="accent2" w:sz="4" w:space="0"/>
          <w:insideH w:val="nil"/>
        </w:tcBorders>
        <w:shd w:val="clear" w:color="auto" w:fill="A3519B" w:themeFill="accent2"/>
      </w:tcPr>
    </w:tblStylePr>
    <w:tblStylePr w:type="lastRow">
      <w:rPr>
        <w:b/>
        <w:bCs/>
      </w:rPr>
      <w:tblPr/>
      <w:tcPr>
        <w:tcBorders>
          <w:top w:val="double" w:color="CA94C4" w:themeColor="accent2" w:themeTint="99" w:sz="4" w:space="0"/>
        </w:tcBorders>
      </w:tcPr>
    </w:tblStylePr>
    <w:tblStylePr w:type="firstCol">
      <w:rPr>
        <w:b/>
        <w:bCs/>
      </w:rPr>
    </w:tblStylePr>
    <w:tblStylePr w:type="lastCol">
      <w:rPr>
        <w:b/>
        <w:bCs/>
      </w:rPr>
    </w:tblStylePr>
    <w:tblStylePr w:type="band1Vert">
      <w:tblPr/>
      <w:tcPr>
        <w:shd w:val="clear" w:color="auto" w:fill="EDDBEB" w:themeFill="accent2" w:themeFillTint="33"/>
      </w:tcPr>
    </w:tblStylePr>
    <w:tblStylePr w:type="band1Horz">
      <w:tblPr/>
      <w:tcPr>
        <w:shd w:val="clear" w:color="auto" w:fill="EDDBEB" w:themeFill="accent2" w:themeFillTint="33"/>
      </w:tcPr>
    </w:tblStylePr>
  </w:style>
  <w:style w:type="paragraph" w:styleId="MRLevel5" w:customStyle="1">
    <w:name w:val="MR Level 5"/>
    <w:uiPriority w:val="99"/>
    <w:qFormat/>
    <w:rsid w:val="00382D7F"/>
    <w:pPr>
      <w:spacing w:before="120" w:after="120" w:line="300" w:lineRule="atLeast"/>
      <w:ind w:left="2410" w:hanging="709"/>
      <w:outlineLvl w:val="4"/>
    </w:pPr>
    <w:rPr>
      <w:rFonts w:ascii="Arial" w:hAnsi="Arial" w:eastAsia="Times New Roman" w:cs="Arial"/>
      <w:color w:val="000000"/>
      <w:lang w:eastAsia="en-AU"/>
    </w:rPr>
  </w:style>
  <w:style w:type="paragraph" w:styleId="MRLevel3" w:customStyle="1">
    <w:name w:val="MR Level 3"/>
    <w:link w:val="MRLevel3Char"/>
    <w:qFormat/>
    <w:rsid w:val="00382D7F"/>
    <w:pPr>
      <w:spacing w:before="240" w:after="120" w:line="300" w:lineRule="atLeast"/>
      <w:ind w:left="992" w:hanging="992"/>
      <w:outlineLvl w:val="2"/>
    </w:pPr>
    <w:rPr>
      <w:rFonts w:ascii="Arial" w:hAnsi="Arial" w:eastAsia="Times New Roman" w:cs="Times New Roman"/>
      <w:color w:val="000000"/>
      <w:szCs w:val="24"/>
      <w:lang w:val="en-GB" w:eastAsia="en-AU"/>
    </w:rPr>
  </w:style>
  <w:style w:type="paragraph" w:styleId="MRLevel4continued" w:customStyle="1">
    <w:name w:val="MR Level 4 continued"/>
    <w:qFormat/>
    <w:rsid w:val="00382D7F"/>
    <w:pPr>
      <w:spacing w:before="120" w:after="120" w:line="300" w:lineRule="atLeast"/>
      <w:ind w:left="1701"/>
    </w:pPr>
    <w:rPr>
      <w:rFonts w:ascii="Arial" w:hAnsi="Arial" w:eastAsia="Times New Roman" w:cs="Arial"/>
      <w:color w:val="000000"/>
      <w:lang w:eastAsia="en-AU"/>
    </w:rPr>
  </w:style>
  <w:style w:type="character" w:styleId="MRLevel3Char" w:customStyle="1">
    <w:name w:val="MR Level 3 Char"/>
    <w:basedOn w:val="DefaultParagraphFont"/>
    <w:link w:val="MRLevel3"/>
    <w:rsid w:val="00382D7F"/>
    <w:rPr>
      <w:rFonts w:ascii="Arial" w:hAnsi="Arial" w:eastAsia="Times New Roman" w:cs="Times New Roman"/>
      <w:color w:val="000000"/>
      <w:szCs w:val="24"/>
      <w:lang w:val="en-GB" w:eastAsia="en-AU"/>
    </w:rPr>
  </w:style>
  <w:style w:type="paragraph" w:styleId="paragraph" w:customStyle="1">
    <w:name w:val="paragraph"/>
    <w:basedOn w:val="Normal"/>
    <w:rsid w:val="001F2C8E"/>
    <w:pPr>
      <w:spacing w:before="100" w:beforeAutospacing="1" w:after="100" w:afterAutospacing="1" w:line="240" w:lineRule="auto"/>
    </w:pPr>
    <w:rPr>
      <w:rFonts w:ascii="Times New Roman" w:hAnsi="Times New Roman" w:eastAsia="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56">
      <w:bodyDiv w:val="1"/>
      <w:marLeft w:val="0"/>
      <w:marRight w:val="0"/>
      <w:marTop w:val="0"/>
      <w:marBottom w:val="0"/>
      <w:divBdr>
        <w:top w:val="none" w:sz="0" w:space="0" w:color="auto"/>
        <w:left w:val="none" w:sz="0" w:space="0" w:color="auto"/>
        <w:bottom w:val="none" w:sz="0" w:space="0" w:color="auto"/>
        <w:right w:val="none" w:sz="0" w:space="0" w:color="auto"/>
      </w:divBdr>
    </w:div>
    <w:div w:id="205455920">
      <w:bodyDiv w:val="1"/>
      <w:marLeft w:val="0"/>
      <w:marRight w:val="0"/>
      <w:marTop w:val="0"/>
      <w:marBottom w:val="0"/>
      <w:divBdr>
        <w:top w:val="none" w:sz="0" w:space="0" w:color="auto"/>
        <w:left w:val="none" w:sz="0" w:space="0" w:color="auto"/>
        <w:bottom w:val="none" w:sz="0" w:space="0" w:color="auto"/>
        <w:right w:val="none" w:sz="0" w:space="0" w:color="auto"/>
      </w:divBdr>
    </w:div>
    <w:div w:id="329867591">
      <w:bodyDiv w:val="1"/>
      <w:marLeft w:val="0"/>
      <w:marRight w:val="0"/>
      <w:marTop w:val="0"/>
      <w:marBottom w:val="0"/>
      <w:divBdr>
        <w:top w:val="none" w:sz="0" w:space="0" w:color="auto"/>
        <w:left w:val="none" w:sz="0" w:space="0" w:color="auto"/>
        <w:bottom w:val="none" w:sz="0" w:space="0" w:color="auto"/>
        <w:right w:val="none" w:sz="0" w:space="0" w:color="auto"/>
      </w:divBdr>
    </w:div>
    <w:div w:id="683213474">
      <w:bodyDiv w:val="1"/>
      <w:marLeft w:val="0"/>
      <w:marRight w:val="0"/>
      <w:marTop w:val="0"/>
      <w:marBottom w:val="0"/>
      <w:divBdr>
        <w:top w:val="none" w:sz="0" w:space="0" w:color="auto"/>
        <w:left w:val="none" w:sz="0" w:space="0" w:color="auto"/>
        <w:bottom w:val="none" w:sz="0" w:space="0" w:color="auto"/>
        <w:right w:val="none" w:sz="0" w:space="0" w:color="auto"/>
      </w:divBdr>
    </w:div>
    <w:div w:id="687104858">
      <w:bodyDiv w:val="1"/>
      <w:marLeft w:val="0"/>
      <w:marRight w:val="0"/>
      <w:marTop w:val="0"/>
      <w:marBottom w:val="0"/>
      <w:divBdr>
        <w:top w:val="none" w:sz="0" w:space="0" w:color="auto"/>
        <w:left w:val="none" w:sz="0" w:space="0" w:color="auto"/>
        <w:bottom w:val="none" w:sz="0" w:space="0" w:color="auto"/>
        <w:right w:val="none" w:sz="0" w:space="0" w:color="auto"/>
      </w:divBdr>
    </w:div>
    <w:div w:id="739719837">
      <w:bodyDiv w:val="1"/>
      <w:marLeft w:val="0"/>
      <w:marRight w:val="0"/>
      <w:marTop w:val="0"/>
      <w:marBottom w:val="0"/>
      <w:divBdr>
        <w:top w:val="none" w:sz="0" w:space="0" w:color="auto"/>
        <w:left w:val="none" w:sz="0" w:space="0" w:color="auto"/>
        <w:bottom w:val="none" w:sz="0" w:space="0" w:color="auto"/>
        <w:right w:val="none" w:sz="0" w:space="0" w:color="auto"/>
      </w:divBdr>
    </w:div>
    <w:div w:id="771825576">
      <w:bodyDiv w:val="1"/>
      <w:marLeft w:val="0"/>
      <w:marRight w:val="0"/>
      <w:marTop w:val="0"/>
      <w:marBottom w:val="0"/>
      <w:divBdr>
        <w:top w:val="none" w:sz="0" w:space="0" w:color="auto"/>
        <w:left w:val="none" w:sz="0" w:space="0" w:color="auto"/>
        <w:bottom w:val="none" w:sz="0" w:space="0" w:color="auto"/>
        <w:right w:val="none" w:sz="0" w:space="0" w:color="auto"/>
      </w:divBdr>
    </w:div>
    <w:div w:id="857352265">
      <w:bodyDiv w:val="1"/>
      <w:marLeft w:val="0"/>
      <w:marRight w:val="0"/>
      <w:marTop w:val="0"/>
      <w:marBottom w:val="0"/>
      <w:divBdr>
        <w:top w:val="none" w:sz="0" w:space="0" w:color="auto"/>
        <w:left w:val="none" w:sz="0" w:space="0" w:color="auto"/>
        <w:bottom w:val="none" w:sz="0" w:space="0" w:color="auto"/>
        <w:right w:val="none" w:sz="0" w:space="0" w:color="auto"/>
      </w:divBdr>
      <w:divsChild>
        <w:div w:id="176311536">
          <w:marLeft w:val="1008"/>
          <w:marRight w:val="0"/>
          <w:marTop w:val="200"/>
          <w:marBottom w:val="0"/>
          <w:divBdr>
            <w:top w:val="none" w:sz="0" w:space="0" w:color="auto"/>
            <w:left w:val="none" w:sz="0" w:space="0" w:color="auto"/>
            <w:bottom w:val="none" w:sz="0" w:space="0" w:color="auto"/>
            <w:right w:val="none" w:sz="0" w:space="0" w:color="auto"/>
          </w:divBdr>
        </w:div>
        <w:div w:id="427506061">
          <w:marLeft w:val="1008"/>
          <w:marRight w:val="0"/>
          <w:marTop w:val="200"/>
          <w:marBottom w:val="0"/>
          <w:divBdr>
            <w:top w:val="none" w:sz="0" w:space="0" w:color="auto"/>
            <w:left w:val="none" w:sz="0" w:space="0" w:color="auto"/>
            <w:bottom w:val="none" w:sz="0" w:space="0" w:color="auto"/>
            <w:right w:val="none" w:sz="0" w:space="0" w:color="auto"/>
          </w:divBdr>
        </w:div>
      </w:divsChild>
    </w:div>
    <w:div w:id="907350287">
      <w:bodyDiv w:val="1"/>
      <w:marLeft w:val="0"/>
      <w:marRight w:val="0"/>
      <w:marTop w:val="0"/>
      <w:marBottom w:val="0"/>
      <w:divBdr>
        <w:top w:val="none" w:sz="0" w:space="0" w:color="auto"/>
        <w:left w:val="none" w:sz="0" w:space="0" w:color="auto"/>
        <w:bottom w:val="none" w:sz="0" w:space="0" w:color="auto"/>
        <w:right w:val="none" w:sz="0" w:space="0" w:color="auto"/>
      </w:divBdr>
    </w:div>
    <w:div w:id="957178151">
      <w:bodyDiv w:val="1"/>
      <w:marLeft w:val="0"/>
      <w:marRight w:val="0"/>
      <w:marTop w:val="0"/>
      <w:marBottom w:val="0"/>
      <w:divBdr>
        <w:top w:val="none" w:sz="0" w:space="0" w:color="auto"/>
        <w:left w:val="none" w:sz="0" w:space="0" w:color="auto"/>
        <w:bottom w:val="none" w:sz="0" w:space="0" w:color="auto"/>
        <w:right w:val="none" w:sz="0" w:space="0" w:color="auto"/>
      </w:divBdr>
    </w:div>
    <w:div w:id="1130510698">
      <w:bodyDiv w:val="1"/>
      <w:marLeft w:val="0"/>
      <w:marRight w:val="0"/>
      <w:marTop w:val="0"/>
      <w:marBottom w:val="0"/>
      <w:divBdr>
        <w:top w:val="none" w:sz="0" w:space="0" w:color="auto"/>
        <w:left w:val="none" w:sz="0" w:space="0" w:color="auto"/>
        <w:bottom w:val="none" w:sz="0" w:space="0" w:color="auto"/>
        <w:right w:val="none" w:sz="0" w:space="0" w:color="auto"/>
      </w:divBdr>
      <w:divsChild>
        <w:div w:id="85426080">
          <w:marLeft w:val="1080"/>
          <w:marRight w:val="0"/>
          <w:marTop w:val="100"/>
          <w:marBottom w:val="0"/>
          <w:divBdr>
            <w:top w:val="none" w:sz="0" w:space="0" w:color="auto"/>
            <w:left w:val="none" w:sz="0" w:space="0" w:color="auto"/>
            <w:bottom w:val="none" w:sz="0" w:space="0" w:color="auto"/>
            <w:right w:val="none" w:sz="0" w:space="0" w:color="auto"/>
          </w:divBdr>
        </w:div>
        <w:div w:id="114716099">
          <w:marLeft w:val="360"/>
          <w:marRight w:val="0"/>
          <w:marTop w:val="200"/>
          <w:marBottom w:val="0"/>
          <w:divBdr>
            <w:top w:val="none" w:sz="0" w:space="0" w:color="auto"/>
            <w:left w:val="none" w:sz="0" w:space="0" w:color="auto"/>
            <w:bottom w:val="none" w:sz="0" w:space="0" w:color="auto"/>
            <w:right w:val="none" w:sz="0" w:space="0" w:color="auto"/>
          </w:divBdr>
        </w:div>
        <w:div w:id="516886728">
          <w:marLeft w:val="1080"/>
          <w:marRight w:val="0"/>
          <w:marTop w:val="100"/>
          <w:marBottom w:val="0"/>
          <w:divBdr>
            <w:top w:val="none" w:sz="0" w:space="0" w:color="auto"/>
            <w:left w:val="none" w:sz="0" w:space="0" w:color="auto"/>
            <w:bottom w:val="none" w:sz="0" w:space="0" w:color="auto"/>
            <w:right w:val="none" w:sz="0" w:space="0" w:color="auto"/>
          </w:divBdr>
        </w:div>
        <w:div w:id="639771818">
          <w:marLeft w:val="1080"/>
          <w:marRight w:val="0"/>
          <w:marTop w:val="100"/>
          <w:marBottom w:val="0"/>
          <w:divBdr>
            <w:top w:val="none" w:sz="0" w:space="0" w:color="auto"/>
            <w:left w:val="none" w:sz="0" w:space="0" w:color="auto"/>
            <w:bottom w:val="none" w:sz="0" w:space="0" w:color="auto"/>
            <w:right w:val="none" w:sz="0" w:space="0" w:color="auto"/>
          </w:divBdr>
        </w:div>
        <w:div w:id="1002705612">
          <w:marLeft w:val="360"/>
          <w:marRight w:val="0"/>
          <w:marTop w:val="200"/>
          <w:marBottom w:val="0"/>
          <w:divBdr>
            <w:top w:val="none" w:sz="0" w:space="0" w:color="auto"/>
            <w:left w:val="none" w:sz="0" w:space="0" w:color="auto"/>
            <w:bottom w:val="none" w:sz="0" w:space="0" w:color="auto"/>
            <w:right w:val="none" w:sz="0" w:space="0" w:color="auto"/>
          </w:divBdr>
        </w:div>
        <w:div w:id="1018628609">
          <w:marLeft w:val="360"/>
          <w:marRight w:val="0"/>
          <w:marTop w:val="200"/>
          <w:marBottom w:val="0"/>
          <w:divBdr>
            <w:top w:val="none" w:sz="0" w:space="0" w:color="auto"/>
            <w:left w:val="none" w:sz="0" w:space="0" w:color="auto"/>
            <w:bottom w:val="none" w:sz="0" w:space="0" w:color="auto"/>
            <w:right w:val="none" w:sz="0" w:space="0" w:color="auto"/>
          </w:divBdr>
        </w:div>
        <w:div w:id="1268074074">
          <w:marLeft w:val="360"/>
          <w:marRight w:val="0"/>
          <w:marTop w:val="200"/>
          <w:marBottom w:val="0"/>
          <w:divBdr>
            <w:top w:val="none" w:sz="0" w:space="0" w:color="auto"/>
            <w:left w:val="none" w:sz="0" w:space="0" w:color="auto"/>
            <w:bottom w:val="none" w:sz="0" w:space="0" w:color="auto"/>
            <w:right w:val="none" w:sz="0" w:space="0" w:color="auto"/>
          </w:divBdr>
        </w:div>
        <w:div w:id="1702826235">
          <w:marLeft w:val="1080"/>
          <w:marRight w:val="0"/>
          <w:marTop w:val="100"/>
          <w:marBottom w:val="0"/>
          <w:divBdr>
            <w:top w:val="none" w:sz="0" w:space="0" w:color="auto"/>
            <w:left w:val="none" w:sz="0" w:space="0" w:color="auto"/>
            <w:bottom w:val="none" w:sz="0" w:space="0" w:color="auto"/>
            <w:right w:val="none" w:sz="0" w:space="0" w:color="auto"/>
          </w:divBdr>
        </w:div>
        <w:div w:id="1815637626">
          <w:marLeft w:val="1080"/>
          <w:marRight w:val="0"/>
          <w:marTop w:val="100"/>
          <w:marBottom w:val="0"/>
          <w:divBdr>
            <w:top w:val="none" w:sz="0" w:space="0" w:color="auto"/>
            <w:left w:val="none" w:sz="0" w:space="0" w:color="auto"/>
            <w:bottom w:val="none" w:sz="0" w:space="0" w:color="auto"/>
            <w:right w:val="none" w:sz="0" w:space="0" w:color="auto"/>
          </w:divBdr>
        </w:div>
        <w:div w:id="2090106460">
          <w:marLeft w:val="1080"/>
          <w:marRight w:val="0"/>
          <w:marTop w:val="100"/>
          <w:marBottom w:val="0"/>
          <w:divBdr>
            <w:top w:val="none" w:sz="0" w:space="0" w:color="auto"/>
            <w:left w:val="none" w:sz="0" w:space="0" w:color="auto"/>
            <w:bottom w:val="none" w:sz="0" w:space="0" w:color="auto"/>
            <w:right w:val="none" w:sz="0" w:space="0" w:color="auto"/>
          </w:divBdr>
        </w:div>
      </w:divsChild>
    </w:div>
    <w:div w:id="1146631087">
      <w:bodyDiv w:val="1"/>
      <w:marLeft w:val="0"/>
      <w:marRight w:val="0"/>
      <w:marTop w:val="0"/>
      <w:marBottom w:val="0"/>
      <w:divBdr>
        <w:top w:val="none" w:sz="0" w:space="0" w:color="auto"/>
        <w:left w:val="none" w:sz="0" w:space="0" w:color="auto"/>
        <w:bottom w:val="none" w:sz="0" w:space="0" w:color="auto"/>
        <w:right w:val="none" w:sz="0" w:space="0" w:color="auto"/>
      </w:divBdr>
    </w:div>
    <w:div w:id="1154907566">
      <w:bodyDiv w:val="1"/>
      <w:marLeft w:val="0"/>
      <w:marRight w:val="0"/>
      <w:marTop w:val="0"/>
      <w:marBottom w:val="0"/>
      <w:divBdr>
        <w:top w:val="none" w:sz="0" w:space="0" w:color="auto"/>
        <w:left w:val="none" w:sz="0" w:space="0" w:color="auto"/>
        <w:bottom w:val="none" w:sz="0" w:space="0" w:color="auto"/>
        <w:right w:val="none" w:sz="0" w:space="0" w:color="auto"/>
      </w:divBdr>
    </w:div>
    <w:div w:id="1174150405">
      <w:bodyDiv w:val="1"/>
      <w:marLeft w:val="0"/>
      <w:marRight w:val="0"/>
      <w:marTop w:val="0"/>
      <w:marBottom w:val="0"/>
      <w:divBdr>
        <w:top w:val="none" w:sz="0" w:space="0" w:color="auto"/>
        <w:left w:val="none" w:sz="0" w:space="0" w:color="auto"/>
        <w:bottom w:val="none" w:sz="0" w:space="0" w:color="auto"/>
        <w:right w:val="none" w:sz="0" w:space="0" w:color="auto"/>
      </w:divBdr>
    </w:div>
    <w:div w:id="1239822194">
      <w:bodyDiv w:val="1"/>
      <w:marLeft w:val="0"/>
      <w:marRight w:val="0"/>
      <w:marTop w:val="0"/>
      <w:marBottom w:val="0"/>
      <w:divBdr>
        <w:top w:val="none" w:sz="0" w:space="0" w:color="auto"/>
        <w:left w:val="none" w:sz="0" w:space="0" w:color="auto"/>
        <w:bottom w:val="none" w:sz="0" w:space="0" w:color="auto"/>
        <w:right w:val="none" w:sz="0" w:space="0" w:color="auto"/>
      </w:divBdr>
    </w:div>
    <w:div w:id="1262570084">
      <w:bodyDiv w:val="1"/>
      <w:marLeft w:val="0"/>
      <w:marRight w:val="0"/>
      <w:marTop w:val="0"/>
      <w:marBottom w:val="0"/>
      <w:divBdr>
        <w:top w:val="none" w:sz="0" w:space="0" w:color="auto"/>
        <w:left w:val="none" w:sz="0" w:space="0" w:color="auto"/>
        <w:bottom w:val="none" w:sz="0" w:space="0" w:color="auto"/>
        <w:right w:val="none" w:sz="0" w:space="0" w:color="auto"/>
      </w:divBdr>
      <w:divsChild>
        <w:div w:id="111412283">
          <w:marLeft w:val="0"/>
          <w:marRight w:val="0"/>
          <w:marTop w:val="0"/>
          <w:marBottom w:val="0"/>
          <w:divBdr>
            <w:top w:val="none" w:sz="0" w:space="0" w:color="auto"/>
            <w:left w:val="none" w:sz="0" w:space="0" w:color="auto"/>
            <w:bottom w:val="none" w:sz="0" w:space="0" w:color="auto"/>
            <w:right w:val="none" w:sz="0" w:space="0" w:color="auto"/>
          </w:divBdr>
        </w:div>
      </w:divsChild>
    </w:div>
    <w:div w:id="1271670416">
      <w:bodyDiv w:val="1"/>
      <w:marLeft w:val="0"/>
      <w:marRight w:val="0"/>
      <w:marTop w:val="0"/>
      <w:marBottom w:val="0"/>
      <w:divBdr>
        <w:top w:val="none" w:sz="0" w:space="0" w:color="auto"/>
        <w:left w:val="none" w:sz="0" w:space="0" w:color="auto"/>
        <w:bottom w:val="none" w:sz="0" w:space="0" w:color="auto"/>
        <w:right w:val="none" w:sz="0" w:space="0" w:color="auto"/>
      </w:divBdr>
      <w:divsChild>
        <w:div w:id="2143766185">
          <w:marLeft w:val="0"/>
          <w:marRight w:val="0"/>
          <w:marTop w:val="0"/>
          <w:marBottom w:val="0"/>
          <w:divBdr>
            <w:top w:val="none" w:sz="0" w:space="0" w:color="auto"/>
            <w:left w:val="none" w:sz="0" w:space="0" w:color="auto"/>
            <w:bottom w:val="none" w:sz="0" w:space="0" w:color="auto"/>
            <w:right w:val="none" w:sz="0" w:space="0" w:color="auto"/>
          </w:divBdr>
        </w:div>
      </w:divsChild>
    </w:div>
    <w:div w:id="1452047834">
      <w:bodyDiv w:val="1"/>
      <w:marLeft w:val="0"/>
      <w:marRight w:val="0"/>
      <w:marTop w:val="0"/>
      <w:marBottom w:val="0"/>
      <w:divBdr>
        <w:top w:val="none" w:sz="0" w:space="0" w:color="auto"/>
        <w:left w:val="none" w:sz="0" w:space="0" w:color="auto"/>
        <w:bottom w:val="none" w:sz="0" w:space="0" w:color="auto"/>
        <w:right w:val="none" w:sz="0" w:space="0" w:color="auto"/>
      </w:divBdr>
    </w:div>
    <w:div w:id="1651518493">
      <w:bodyDiv w:val="1"/>
      <w:marLeft w:val="0"/>
      <w:marRight w:val="0"/>
      <w:marTop w:val="0"/>
      <w:marBottom w:val="0"/>
      <w:divBdr>
        <w:top w:val="none" w:sz="0" w:space="0" w:color="auto"/>
        <w:left w:val="none" w:sz="0" w:space="0" w:color="auto"/>
        <w:bottom w:val="none" w:sz="0" w:space="0" w:color="auto"/>
        <w:right w:val="none" w:sz="0" w:space="0" w:color="auto"/>
      </w:divBdr>
    </w:div>
    <w:div w:id="1745879470">
      <w:bodyDiv w:val="1"/>
      <w:marLeft w:val="0"/>
      <w:marRight w:val="0"/>
      <w:marTop w:val="0"/>
      <w:marBottom w:val="0"/>
      <w:divBdr>
        <w:top w:val="none" w:sz="0" w:space="0" w:color="auto"/>
        <w:left w:val="none" w:sz="0" w:space="0" w:color="auto"/>
        <w:bottom w:val="none" w:sz="0" w:space="0" w:color="auto"/>
        <w:right w:val="none" w:sz="0" w:space="0" w:color="auto"/>
      </w:divBdr>
    </w:div>
    <w:div w:id="1836722550">
      <w:bodyDiv w:val="1"/>
      <w:marLeft w:val="0"/>
      <w:marRight w:val="0"/>
      <w:marTop w:val="0"/>
      <w:marBottom w:val="0"/>
      <w:divBdr>
        <w:top w:val="none" w:sz="0" w:space="0" w:color="auto"/>
        <w:left w:val="none" w:sz="0" w:space="0" w:color="auto"/>
        <w:bottom w:val="none" w:sz="0" w:space="0" w:color="auto"/>
        <w:right w:val="none" w:sz="0" w:space="0" w:color="auto"/>
      </w:divBdr>
    </w:div>
    <w:div w:id="2064862273">
      <w:bodyDiv w:val="1"/>
      <w:marLeft w:val="0"/>
      <w:marRight w:val="0"/>
      <w:marTop w:val="0"/>
      <w:marBottom w:val="0"/>
      <w:divBdr>
        <w:top w:val="none" w:sz="0" w:space="0" w:color="auto"/>
        <w:left w:val="none" w:sz="0" w:space="0" w:color="auto"/>
        <w:bottom w:val="none" w:sz="0" w:space="0" w:color="auto"/>
        <w:right w:val="none" w:sz="0" w:space="0" w:color="auto"/>
      </w:divBdr>
      <w:divsChild>
        <w:div w:id="790248889">
          <w:marLeft w:val="0"/>
          <w:marRight w:val="0"/>
          <w:marTop w:val="0"/>
          <w:marBottom w:val="0"/>
          <w:divBdr>
            <w:top w:val="none" w:sz="0" w:space="0" w:color="auto"/>
            <w:left w:val="none" w:sz="0" w:space="0" w:color="auto"/>
            <w:bottom w:val="none" w:sz="0" w:space="0" w:color="auto"/>
            <w:right w:val="none" w:sz="0" w:space="0" w:color="auto"/>
          </w:divBdr>
          <w:divsChild>
            <w:div w:id="1405882957">
              <w:marLeft w:val="0"/>
              <w:marRight w:val="0"/>
              <w:marTop w:val="30"/>
              <w:marBottom w:val="30"/>
              <w:divBdr>
                <w:top w:val="none" w:sz="0" w:space="0" w:color="auto"/>
                <w:left w:val="none" w:sz="0" w:space="0" w:color="auto"/>
                <w:bottom w:val="none" w:sz="0" w:space="0" w:color="auto"/>
                <w:right w:val="none" w:sz="0" w:space="0" w:color="auto"/>
              </w:divBdr>
              <w:divsChild>
                <w:div w:id="29769820">
                  <w:marLeft w:val="0"/>
                  <w:marRight w:val="0"/>
                  <w:marTop w:val="0"/>
                  <w:marBottom w:val="0"/>
                  <w:divBdr>
                    <w:top w:val="none" w:sz="0" w:space="0" w:color="auto"/>
                    <w:left w:val="none" w:sz="0" w:space="0" w:color="auto"/>
                    <w:bottom w:val="none" w:sz="0" w:space="0" w:color="auto"/>
                    <w:right w:val="none" w:sz="0" w:space="0" w:color="auto"/>
                  </w:divBdr>
                  <w:divsChild>
                    <w:div w:id="571619018">
                      <w:marLeft w:val="0"/>
                      <w:marRight w:val="0"/>
                      <w:marTop w:val="0"/>
                      <w:marBottom w:val="0"/>
                      <w:divBdr>
                        <w:top w:val="none" w:sz="0" w:space="0" w:color="auto"/>
                        <w:left w:val="none" w:sz="0" w:space="0" w:color="auto"/>
                        <w:bottom w:val="none" w:sz="0" w:space="0" w:color="auto"/>
                        <w:right w:val="none" w:sz="0" w:space="0" w:color="auto"/>
                      </w:divBdr>
                    </w:div>
                  </w:divsChild>
                </w:div>
                <w:div w:id="577978813">
                  <w:marLeft w:val="0"/>
                  <w:marRight w:val="0"/>
                  <w:marTop w:val="0"/>
                  <w:marBottom w:val="0"/>
                  <w:divBdr>
                    <w:top w:val="none" w:sz="0" w:space="0" w:color="auto"/>
                    <w:left w:val="none" w:sz="0" w:space="0" w:color="auto"/>
                    <w:bottom w:val="none" w:sz="0" w:space="0" w:color="auto"/>
                    <w:right w:val="none" w:sz="0" w:space="0" w:color="auto"/>
                  </w:divBdr>
                  <w:divsChild>
                    <w:div w:id="454494786">
                      <w:marLeft w:val="0"/>
                      <w:marRight w:val="0"/>
                      <w:marTop w:val="0"/>
                      <w:marBottom w:val="0"/>
                      <w:divBdr>
                        <w:top w:val="none" w:sz="0" w:space="0" w:color="auto"/>
                        <w:left w:val="none" w:sz="0" w:space="0" w:color="auto"/>
                        <w:bottom w:val="none" w:sz="0" w:space="0" w:color="auto"/>
                        <w:right w:val="none" w:sz="0" w:space="0" w:color="auto"/>
                      </w:divBdr>
                    </w:div>
                  </w:divsChild>
                </w:div>
                <w:div w:id="1757553761">
                  <w:marLeft w:val="0"/>
                  <w:marRight w:val="0"/>
                  <w:marTop w:val="0"/>
                  <w:marBottom w:val="0"/>
                  <w:divBdr>
                    <w:top w:val="none" w:sz="0" w:space="0" w:color="auto"/>
                    <w:left w:val="none" w:sz="0" w:space="0" w:color="auto"/>
                    <w:bottom w:val="none" w:sz="0" w:space="0" w:color="auto"/>
                    <w:right w:val="none" w:sz="0" w:space="0" w:color="auto"/>
                  </w:divBdr>
                  <w:divsChild>
                    <w:div w:id="398329052">
                      <w:marLeft w:val="0"/>
                      <w:marRight w:val="0"/>
                      <w:marTop w:val="0"/>
                      <w:marBottom w:val="0"/>
                      <w:divBdr>
                        <w:top w:val="none" w:sz="0" w:space="0" w:color="auto"/>
                        <w:left w:val="none" w:sz="0" w:space="0" w:color="auto"/>
                        <w:bottom w:val="none" w:sz="0" w:space="0" w:color="auto"/>
                        <w:right w:val="none" w:sz="0" w:space="0" w:color="auto"/>
                      </w:divBdr>
                    </w:div>
                  </w:divsChild>
                </w:div>
                <w:div w:id="1779371597">
                  <w:marLeft w:val="0"/>
                  <w:marRight w:val="0"/>
                  <w:marTop w:val="0"/>
                  <w:marBottom w:val="0"/>
                  <w:divBdr>
                    <w:top w:val="none" w:sz="0" w:space="0" w:color="auto"/>
                    <w:left w:val="none" w:sz="0" w:space="0" w:color="auto"/>
                    <w:bottom w:val="none" w:sz="0" w:space="0" w:color="auto"/>
                    <w:right w:val="none" w:sz="0" w:space="0" w:color="auto"/>
                  </w:divBdr>
                  <w:divsChild>
                    <w:div w:id="512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8942">
          <w:marLeft w:val="0"/>
          <w:marRight w:val="0"/>
          <w:marTop w:val="0"/>
          <w:marBottom w:val="0"/>
          <w:divBdr>
            <w:top w:val="none" w:sz="0" w:space="0" w:color="auto"/>
            <w:left w:val="none" w:sz="0" w:space="0" w:color="auto"/>
            <w:bottom w:val="none" w:sz="0" w:space="0" w:color="auto"/>
            <w:right w:val="none" w:sz="0" w:space="0" w:color="auto"/>
          </w:divBdr>
          <w:divsChild>
            <w:div w:id="1360087760">
              <w:marLeft w:val="0"/>
              <w:marRight w:val="0"/>
              <w:marTop w:val="0"/>
              <w:marBottom w:val="0"/>
              <w:divBdr>
                <w:top w:val="none" w:sz="0" w:space="0" w:color="auto"/>
                <w:left w:val="none" w:sz="0" w:space="0" w:color="auto"/>
                <w:bottom w:val="none" w:sz="0" w:space="0" w:color="auto"/>
                <w:right w:val="none" w:sz="0" w:space="0" w:color="auto"/>
              </w:divBdr>
            </w:div>
            <w:div w:id="1575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diagramQuickStyle" Target="diagrams/quickStyle1.xml"/><Relationship Id="rId26" Type="http://schemas.microsoft.com/office/2018/08/relationships/commentsExtensible" Target="commentsExtensible.xml"/><Relationship Id="rId3" Type="http://schemas.openxmlformats.org/officeDocument/2006/relationships/customXml" Target="../customXml/item3.xml"/><Relationship Id="rId21" Type="http://schemas.microsoft.com/office/2014/relationships/chartEx" Target="charts/chartEx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diagramLayout" Target="diagrams/layout1.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chart" Target="charts/chart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erawa.com.au/cproot/22440/2/AAI---Attachment-6.3---Estimation-of-value-of-customer-reliability-for-Western-Power-s-network.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price\OneDrive%20-%20Australian%20Energy%20Market%20Operator\Templates\Reports\AEMO%20report_general.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aemocloud.sharepoint.com/sites/WAFutureSystemDesign/Shared%20Documents/1.%20Projects/220901-NCESS-Flexible-Reliability/03%20-%20Deliverables/Adjusted%20load%20for%20min%20demand%20analysis%20-%20scaled%20to%20ESOO%20min%20load%20-%20TP.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ttps://aemocloud.sharepoint.com/sites/WAFutureSystemDesign/Shared%20Documents/1.%20Projects/220901-NCESS-Flexible-Reliability/02%20-%20Working%20Files/Modelling/221101-Reliability%20Shortfalls-RBP-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'Service Quantity'!$B$1</c:f>
              <c:strCache>
                <c:ptCount val="1"/>
                <c:pt idx="0">
                  <c:v>Hours Service Required</c:v>
                </c:pt>
              </c:strCache>
            </c:strRef>
          </c:tx>
          <c:spPr>
            <a:solidFill>
              <a:schemeClr val="accent1"/>
            </a:solidFill>
            <a:ln>
              <a:solidFill>
                <a:schemeClr val="bg1"/>
              </a:solidFill>
            </a:ln>
            <a:effectLst/>
          </c:spPr>
          <c:invertIfNegative val="0"/>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Quantity'!$B$2:$B$37</c:f>
              <c:numCache>
                <c:formatCode>General</c:formatCode>
                <c:ptCount val="36"/>
                <c:pt idx="0">
                  <c:v>16</c:v>
                </c:pt>
                <c:pt idx="1">
                  <c:v>9</c:v>
                </c:pt>
                <c:pt idx="2">
                  <c:v>11</c:v>
                </c:pt>
                <c:pt idx="3">
                  <c:v>0</c:v>
                </c:pt>
                <c:pt idx="4">
                  <c:v>0</c:v>
                </c:pt>
                <c:pt idx="5">
                  <c:v>7</c:v>
                </c:pt>
                <c:pt idx="6">
                  <c:v>0</c:v>
                </c:pt>
                <c:pt idx="7">
                  <c:v>0</c:v>
                </c:pt>
                <c:pt idx="8">
                  <c:v>0</c:v>
                </c:pt>
                <c:pt idx="9">
                  <c:v>0</c:v>
                </c:pt>
                <c:pt idx="10">
                  <c:v>2</c:v>
                </c:pt>
                <c:pt idx="11">
                  <c:v>22</c:v>
                </c:pt>
                <c:pt idx="12">
                  <c:v>43</c:v>
                </c:pt>
                <c:pt idx="13">
                  <c:v>20</c:v>
                </c:pt>
                <c:pt idx="14">
                  <c:v>22</c:v>
                </c:pt>
                <c:pt idx="15">
                  <c:v>2</c:v>
                </c:pt>
                <c:pt idx="16">
                  <c:v>5</c:v>
                </c:pt>
                <c:pt idx="17">
                  <c:v>12</c:v>
                </c:pt>
                <c:pt idx="18">
                  <c:v>2</c:v>
                </c:pt>
                <c:pt idx="19">
                  <c:v>0</c:v>
                </c:pt>
                <c:pt idx="20">
                  <c:v>0</c:v>
                </c:pt>
                <c:pt idx="21">
                  <c:v>0</c:v>
                </c:pt>
                <c:pt idx="22">
                  <c:v>3</c:v>
                </c:pt>
                <c:pt idx="23">
                  <c:v>42</c:v>
                </c:pt>
                <c:pt idx="24">
                  <c:v>65</c:v>
                </c:pt>
                <c:pt idx="25">
                  <c:v>35</c:v>
                </c:pt>
                <c:pt idx="26">
                  <c:v>31</c:v>
                </c:pt>
                <c:pt idx="27">
                  <c:v>2</c:v>
                </c:pt>
                <c:pt idx="28">
                  <c:v>14</c:v>
                </c:pt>
                <c:pt idx="29">
                  <c:v>17</c:v>
                </c:pt>
                <c:pt idx="30">
                  <c:v>7</c:v>
                </c:pt>
                <c:pt idx="31">
                  <c:v>1</c:v>
                </c:pt>
                <c:pt idx="32">
                  <c:v>0</c:v>
                </c:pt>
                <c:pt idx="33">
                  <c:v>0</c:v>
                </c:pt>
                <c:pt idx="34">
                  <c:v>7</c:v>
                </c:pt>
                <c:pt idx="35">
                  <c:v>51</c:v>
                </c:pt>
              </c:numCache>
            </c:numRef>
          </c:val>
          <c:extLst>
            <c:ext xmlns:c16="http://schemas.microsoft.com/office/drawing/2014/chart" uri="{C3380CC4-5D6E-409C-BE32-E72D297353CC}">
              <c16:uniqueId val="{00000000-61C9-4D67-B217-84D3B90E608D}"/>
            </c:ext>
          </c:extLst>
        </c:ser>
        <c:dLbls>
          <c:showLegendKey val="0"/>
          <c:showVal val="0"/>
          <c:showCatName val="0"/>
          <c:showSerName val="0"/>
          <c:showPercent val="0"/>
          <c:showBubbleSize val="0"/>
        </c:dLbls>
        <c:gapWidth val="0"/>
        <c:axId val="782450816"/>
        <c:axId val="782448520"/>
      </c:barChart>
      <c:lineChart>
        <c:grouping val="standard"/>
        <c:varyColors val="0"/>
        <c:ser>
          <c:idx val="1"/>
          <c:order val="1"/>
          <c:tx>
            <c:strRef>
              <c:f>'Service Quantity'!$C$1</c:f>
              <c:strCache>
                <c:ptCount val="1"/>
                <c:pt idx="0">
                  <c:v>Maximum Service (MW)</c:v>
                </c:pt>
              </c:strCache>
            </c:strRef>
          </c:tx>
          <c:spPr>
            <a:ln w="28575" cap="rnd">
              <a:solidFill>
                <a:schemeClr val="accent6">
                  <a:lumMod val="75000"/>
                </a:schemeClr>
              </a:solidFill>
              <a:round/>
            </a:ln>
            <a:effectLst/>
          </c:spPr>
          <c:marker>
            <c:symbol val="none"/>
          </c:marker>
          <c:cat>
            <c:numRef>
              <c:f>'Service Quantity'!$A$2:$A$37</c:f>
              <c:numCache>
                <c:formatCode>mmm\-yy</c:formatCode>
                <c:ptCount val="36"/>
                <c:pt idx="0">
                  <c:v>45566</c:v>
                </c:pt>
                <c:pt idx="1">
                  <c:v>45597</c:v>
                </c:pt>
                <c:pt idx="2">
                  <c:v>45627</c:v>
                </c:pt>
                <c:pt idx="3">
                  <c:v>45658</c:v>
                </c:pt>
                <c:pt idx="4">
                  <c:v>45689</c:v>
                </c:pt>
                <c:pt idx="5">
                  <c:v>45717</c:v>
                </c:pt>
                <c:pt idx="6">
                  <c:v>45748</c:v>
                </c:pt>
                <c:pt idx="7">
                  <c:v>45778</c:v>
                </c:pt>
                <c:pt idx="8">
                  <c:v>45809</c:v>
                </c:pt>
                <c:pt idx="9">
                  <c:v>45839</c:v>
                </c:pt>
                <c:pt idx="10">
                  <c:v>45870</c:v>
                </c:pt>
                <c:pt idx="11">
                  <c:v>45901</c:v>
                </c:pt>
                <c:pt idx="12">
                  <c:v>45931</c:v>
                </c:pt>
                <c:pt idx="13">
                  <c:v>45962</c:v>
                </c:pt>
                <c:pt idx="14">
                  <c:v>45992</c:v>
                </c:pt>
                <c:pt idx="15">
                  <c:v>46023</c:v>
                </c:pt>
                <c:pt idx="16">
                  <c:v>46054</c:v>
                </c:pt>
                <c:pt idx="17">
                  <c:v>46082</c:v>
                </c:pt>
                <c:pt idx="18">
                  <c:v>46113</c:v>
                </c:pt>
                <c:pt idx="19">
                  <c:v>46143</c:v>
                </c:pt>
                <c:pt idx="20">
                  <c:v>46174</c:v>
                </c:pt>
                <c:pt idx="21">
                  <c:v>46204</c:v>
                </c:pt>
                <c:pt idx="22">
                  <c:v>46235</c:v>
                </c:pt>
                <c:pt idx="23">
                  <c:v>46266</c:v>
                </c:pt>
                <c:pt idx="24">
                  <c:v>46296</c:v>
                </c:pt>
                <c:pt idx="25">
                  <c:v>46327</c:v>
                </c:pt>
                <c:pt idx="26">
                  <c:v>46357</c:v>
                </c:pt>
                <c:pt idx="27">
                  <c:v>46388</c:v>
                </c:pt>
                <c:pt idx="28">
                  <c:v>46419</c:v>
                </c:pt>
                <c:pt idx="29">
                  <c:v>46447</c:v>
                </c:pt>
                <c:pt idx="30">
                  <c:v>46478</c:v>
                </c:pt>
                <c:pt idx="31">
                  <c:v>46508</c:v>
                </c:pt>
                <c:pt idx="32">
                  <c:v>46539</c:v>
                </c:pt>
                <c:pt idx="33">
                  <c:v>46569</c:v>
                </c:pt>
                <c:pt idx="34">
                  <c:v>46600</c:v>
                </c:pt>
                <c:pt idx="35">
                  <c:v>46631</c:v>
                </c:pt>
              </c:numCache>
            </c:numRef>
          </c:cat>
          <c:val>
            <c:numRef>
              <c:f>'Service Quantity'!$F$2:$F$37</c:f>
              <c:numCache>
                <c:formatCode>General</c:formatCode>
                <c:ptCount val="36"/>
                <c:pt idx="0">
                  <c:v>189.87425599362155</c:v>
                </c:pt>
                <c:pt idx="1">
                  <c:v>254.06840005558732</c:v>
                </c:pt>
                <c:pt idx="2">
                  <c:v>195.89172269973136</c:v>
                </c:pt>
                <c:pt idx="3">
                  <c:v>0</c:v>
                </c:pt>
                <c:pt idx="4">
                  <c:v>0</c:v>
                </c:pt>
                <c:pt idx="5">
                  <c:v>227.15936581883307</c:v>
                </c:pt>
                <c:pt idx="6">
                  <c:v>0</c:v>
                </c:pt>
                <c:pt idx="7">
                  <c:v>0</c:v>
                </c:pt>
                <c:pt idx="8">
                  <c:v>0</c:v>
                </c:pt>
                <c:pt idx="9">
                  <c:v>0</c:v>
                </c:pt>
                <c:pt idx="10">
                  <c:v>80.692357306764109</c:v>
                </c:pt>
                <c:pt idx="11">
                  <c:v>269</c:v>
                </c:pt>
                <c:pt idx="12">
                  <c:v>269</c:v>
                </c:pt>
                <c:pt idx="13">
                  <c:v>269</c:v>
                </c:pt>
                <c:pt idx="14">
                  <c:v>269</c:v>
                </c:pt>
                <c:pt idx="15">
                  <c:v>64.025302079548339</c:v>
                </c:pt>
                <c:pt idx="16">
                  <c:v>37.252589233117533</c:v>
                </c:pt>
                <c:pt idx="17">
                  <c:v>269</c:v>
                </c:pt>
                <c:pt idx="18">
                  <c:v>32.825424633873695</c:v>
                </c:pt>
                <c:pt idx="19">
                  <c:v>0</c:v>
                </c:pt>
                <c:pt idx="20">
                  <c:v>0</c:v>
                </c:pt>
                <c:pt idx="21">
                  <c:v>0</c:v>
                </c:pt>
                <c:pt idx="22">
                  <c:v>174.7402068725645</c:v>
                </c:pt>
                <c:pt idx="23">
                  <c:v>269</c:v>
                </c:pt>
                <c:pt idx="24">
                  <c:v>269</c:v>
                </c:pt>
                <c:pt idx="25">
                  <c:v>269</c:v>
                </c:pt>
                <c:pt idx="26">
                  <c:v>269</c:v>
                </c:pt>
                <c:pt idx="27">
                  <c:v>149.21749616544196</c:v>
                </c:pt>
                <c:pt idx="28">
                  <c:v>122.76971623453841</c:v>
                </c:pt>
                <c:pt idx="29">
                  <c:v>269</c:v>
                </c:pt>
                <c:pt idx="30">
                  <c:v>99.615228923966527</c:v>
                </c:pt>
                <c:pt idx="31">
                  <c:v>12.11213800832428</c:v>
                </c:pt>
                <c:pt idx="32">
                  <c:v>0</c:v>
                </c:pt>
                <c:pt idx="33">
                  <c:v>0</c:v>
                </c:pt>
                <c:pt idx="34">
                  <c:v>227.99283528656878</c:v>
                </c:pt>
                <c:pt idx="35">
                  <c:v>269</c:v>
                </c:pt>
              </c:numCache>
            </c:numRef>
          </c:val>
          <c:smooth val="0"/>
          <c:extLst>
            <c:ext xmlns:c16="http://schemas.microsoft.com/office/drawing/2014/chart" uri="{C3380CC4-5D6E-409C-BE32-E72D297353CC}">
              <c16:uniqueId val="{00000001-61C9-4D67-B217-84D3B90E608D}"/>
            </c:ext>
          </c:extLst>
        </c:ser>
        <c:dLbls>
          <c:showLegendKey val="0"/>
          <c:showVal val="0"/>
          <c:showCatName val="0"/>
          <c:showSerName val="0"/>
          <c:showPercent val="0"/>
          <c:showBubbleSize val="0"/>
        </c:dLbls>
        <c:marker val="1"/>
        <c:smooth val="0"/>
        <c:axId val="724300080"/>
        <c:axId val="837659488"/>
      </c:lineChart>
      <c:dateAx>
        <c:axId val="72430008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659488"/>
        <c:crosses val="autoZero"/>
        <c:auto val="1"/>
        <c:lblOffset val="100"/>
        <c:baseTimeUnit val="months"/>
      </c:dateAx>
      <c:valAx>
        <c:axId val="837659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Service (MW)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300080"/>
        <c:crosses val="autoZero"/>
        <c:crossBetween val="between"/>
      </c:valAx>
      <c:valAx>
        <c:axId val="782448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Service</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2450816"/>
        <c:crosses val="max"/>
        <c:crossBetween val="between"/>
      </c:valAx>
      <c:dateAx>
        <c:axId val="782450816"/>
        <c:scaling>
          <c:orientation val="minMax"/>
        </c:scaling>
        <c:delete val="1"/>
        <c:axPos val="b"/>
        <c:numFmt formatCode="mmm\-yy" sourceLinked="1"/>
        <c:majorTickMark val="out"/>
        <c:minorTickMark val="none"/>
        <c:tickLblPos val="nextTo"/>
        <c:crossAx val="782448520"/>
        <c:crosses val="autoZero"/>
        <c:auto val="1"/>
        <c:lblOffset val="100"/>
        <c:baseTimeUnit val="month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'Shortfall Calculations (700)'!$A$118:$A$131</cx:f>
        <cx:lvl ptCount="14">
          <cx:pt idx="0">2022 RCR</cx:pt>
          <cx:pt idx="1">Procurement in excess of RCR</cx:pt>
          <cx:pt idx="2">Capacity in 2022/23</cx:pt>
          <cx:pt idx="3">Forecast Reductions for NAQ</cx:pt>
          <cx:pt idx="4">Known Capacity Retirements</cx:pt>
          <cx:pt idx="5">Forecast Reductions in CRC</cx:pt>
          <cx:pt idx="6">Forecast Entrants in 2023/2024 </cx:pt>
          <cx:pt idx="7">Forecast Capacity 2024</cx:pt>
          <cx:pt idx="8">2024 RCR </cx:pt>
          <cx:pt idx="9">Increases to the RCR</cx:pt>
          <cx:pt idx="10">RCR reflecting Reforms</cx:pt>
          <cx:pt idx="11">Forecast Capacity Shortfall</cx:pt>
          <cx:pt idx="12">Outage Risks</cx:pt>
          <cx:pt idx="13">Forecast Capacity Shortfall (Max)</cx:pt>
        </cx:lvl>
      </cx:strDim>
      <cx:numDim type="val">
        <cx:f>'Shortfall Calculations (700)'!$D$118:$D$131</cx:f>
        <cx:lvl ptCount="14" formatCode="0">
          <cx:pt idx="0">4421</cx:pt>
          <cx:pt idx="1">386</cx:pt>
          <cx:pt idx="2">4807</cx:pt>
          <cx:pt idx="3">-75</cx:pt>
          <cx:pt idx="4">-273.39999999999998</cx:pt>
          <cx:pt idx="5">-38.400441357927065</cx:pt>
          <cx:pt idx="6">88.694929999999999</cx:pt>
          <cx:pt idx="7">4508.8944886420732</cx:pt>
          <cx:pt idx="8">4526</cx:pt>
          <cx:pt idx="9">31.02585225806439</cx:pt>
          <cx:pt idx="10">4556.8258522580645</cx:pt>
          <cx:pt idx="11">-47.931363615991359</cx:pt>
          <cx:pt idx="12">-682</cx:pt>
          <cx:pt idx="13">729.93136361599136</cx:pt>
        </cx:lvl>
      </cx:numDim>
    </cx:data>
  </cx:chartData>
  <cx:chart>
    <cx:plotArea>
      <cx:plotAreaRegion>
        <cx:series layoutId="waterfall" uniqueId="{E3F38F00-B5ED-4BB1-A392-B6B266327E5A}">
          <cx:spPr>
            <a:ln w="15875">
              <a:solidFill>
                <a:schemeClr val="tx1"/>
              </a:solidFill>
            </a:ln>
          </cx:spPr>
          <cx:dataPt idx="0">
            <cx:spPr>
              <a:solidFill>
                <a:srgbClr val="40C1AC">
                  <a:lumMod val="75000"/>
                </a:srgbClr>
              </a:solidFill>
            </cx:spPr>
          </cx:dataPt>
          <cx:dataPt idx="8">
            <cx:spPr>
              <a:solidFill>
                <a:srgbClr val="40C1AC">
                  <a:lumMod val="75000"/>
                </a:srgbClr>
              </a:solidFill>
            </cx:spPr>
          </cx:dataPt>
          <cx:dataPt idx="10">
            <cx:spPr>
              <a:solidFill>
                <a:srgbClr val="40C1AC">
                  <a:lumMod val="75000"/>
                </a:srgbClr>
              </a:solidFill>
            </cx:spPr>
          </cx:dataPt>
          <cx:dataPt idx="13">
            <cx:spPr>
              <a:solidFill>
                <a:srgbClr val="FDD26E">
                  <a:lumMod val="75000"/>
                </a:srgbClr>
              </a:solidFill>
              <a:ln>
                <a:solidFill>
                  <a:srgbClr val="3C1053"/>
                </a:solidFill>
              </a:ln>
            </cx:spPr>
          </cx:dataPt>
          <cx:dataLabels pos="outEnd">
            <cx:txPr>
              <a:bodyPr spcFirstLastPara="1" vertOverflow="ellipsis" horzOverflow="overflow" wrap="square" lIns="0" tIns="0" rIns="0" bIns="0" anchor="ctr" anchorCtr="1"/>
              <a:lstStyle/>
              <a:p>
                <a:pPr algn="ctr" rtl="0">
                  <a:defRPr sz="900"/>
                </a:pPr>
                <a:endParaRPr lang="en-US" sz="900" b="0" i="0" u="none" strike="noStrike" baseline="0">
                  <a:solidFill>
                    <a:srgbClr val="424242">
                      <a:lumMod val="65000"/>
                      <a:lumOff val="35000"/>
                    </a:srgbClr>
                  </a:solidFill>
                  <a:latin typeface="Arial Nova"/>
                </a:endParaRPr>
              </a:p>
            </cx:txPr>
            <cx:visibility seriesName="0" categoryName="0" value="1"/>
          </cx:dataLabels>
          <cx:dataId val="0"/>
          <cx:layoutPr>
            <cx:visibility connectorLines="1"/>
            <cx:subtotals>
              <cx:idx val="0"/>
              <cx:idx val="2"/>
              <cx:idx val="7"/>
              <cx:idx val="8"/>
              <cx:idx val="10"/>
            </cx:subtotals>
          </cx:layoutPr>
        </cx:series>
      </cx:plotAreaRegion>
      <cx:axis id="0">
        <cx:catScaling gapWidth="0.5"/>
        <cx:tickLabels/>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axis id="1">
        <cx:valScaling min="3700"/>
        <cx:title>
          <cx:tx>
            <cx:txData>
              <cx:v>MW</cx:v>
            </cx:txData>
          </cx:tx>
          <cx:txPr>
            <a:bodyPr spcFirstLastPara="1" vertOverflow="ellipsis" horzOverflow="overflow" wrap="square" lIns="0" tIns="0" rIns="0" bIns="0" anchor="ctr" anchorCtr="1"/>
            <a:lstStyle/>
            <a:p>
              <a:pPr algn="ctr" rtl="0">
                <a:defRPr/>
              </a:pPr>
              <a:r>
                <a:rPr lang="en-US" sz="900" b="0" i="0" u="none" strike="noStrike" baseline="0">
                  <a:solidFill>
                    <a:srgbClr val="424242">
                      <a:lumMod val="65000"/>
                      <a:lumOff val="35000"/>
                    </a:srgbClr>
                  </a:solidFill>
                  <a:latin typeface="Arial Nova"/>
                </a:rPr>
                <a:t>MW</a:t>
              </a:r>
            </a:p>
          </cx:txPr>
        </cx:title>
        <cx:majorGridlines/>
        <cx:tickLabels/>
        <cx:numFmt formatCode="#,##0" sourceLinked="0"/>
        <cx:txPr>
          <a:bodyPr vertOverflow="overflow" horzOverflow="overflow" wrap="square" lIns="0" tIns="0" rIns="0" bIns="0"/>
          <a:lstStyle/>
          <a:p>
            <a:pPr algn="ctr" rtl="0">
              <a:defRPr sz="900" b="0" i="0">
                <a:solidFill>
                  <a:srgbClr val="848484"/>
                </a:solidFill>
                <a:latin typeface="Arial Nova" panose="020B0604020202020204" pitchFamily="34" charset="0"/>
                <a:ea typeface="Arial Nova" panose="020B0604020202020204" pitchFamily="34" charset="0"/>
                <a:cs typeface="Arial Nova" panose="020B0604020202020204" pitchFamily="34" charset="0"/>
              </a:defRPr>
            </a:pPr>
            <a:endParaRPr lang="en-AU" sz="900"/>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E304FC-9B27-4CEE-8914-1E62171C21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85C41441-B464-4145-A591-3D0154CC8ED1}">
      <dgm:prSet phldrT="[Text]" custT="1"/>
      <dgm:spPr/>
      <dgm:t>
        <a:bodyPr/>
        <a:lstStyle/>
        <a:p>
          <a:r>
            <a:rPr lang="en-NZ" sz="800"/>
            <a:t>Inputs</a:t>
          </a:r>
        </a:p>
      </dgm:t>
    </dgm:pt>
    <dgm:pt modelId="{E7CEE825-D645-458B-A013-EA2128120F70}" type="parTrans" cxnId="{2D227A82-502A-457D-BB79-F80EFD11D681}">
      <dgm:prSet/>
      <dgm:spPr/>
      <dgm:t>
        <a:bodyPr/>
        <a:lstStyle/>
        <a:p>
          <a:endParaRPr lang="en-NZ" sz="800"/>
        </a:p>
      </dgm:t>
    </dgm:pt>
    <dgm:pt modelId="{9B4A3B18-627E-415D-A973-6A66E96E56C8}" type="sibTrans" cxnId="{2D227A82-502A-457D-BB79-F80EFD11D681}">
      <dgm:prSet/>
      <dgm:spPr/>
      <dgm:t>
        <a:bodyPr/>
        <a:lstStyle/>
        <a:p>
          <a:endParaRPr lang="en-NZ" sz="800"/>
        </a:p>
      </dgm:t>
    </dgm:pt>
    <dgm:pt modelId="{5DD8621B-95E0-4EA8-AB2D-74140A307FF8}">
      <dgm:prSet phldrT="[Text]" custT="1"/>
      <dgm:spPr/>
      <dgm:t>
        <a:bodyPr/>
        <a:lstStyle/>
        <a:p>
          <a:r>
            <a:rPr lang="en-NZ" sz="800"/>
            <a:t>Demand</a:t>
          </a:r>
        </a:p>
      </dgm:t>
    </dgm:pt>
    <dgm:pt modelId="{2413E9E6-D4B5-4647-9771-C4F7125BF675}" type="parTrans" cxnId="{894CA617-F32F-44D7-8B5E-C27898BE55C7}">
      <dgm:prSet/>
      <dgm:spPr/>
      <dgm:t>
        <a:bodyPr/>
        <a:lstStyle/>
        <a:p>
          <a:endParaRPr lang="en-NZ" sz="800"/>
        </a:p>
      </dgm:t>
    </dgm:pt>
    <dgm:pt modelId="{94B456E3-F2F9-4CB8-8F80-A45D9916D081}" type="sibTrans" cxnId="{894CA617-F32F-44D7-8B5E-C27898BE55C7}">
      <dgm:prSet/>
      <dgm:spPr/>
      <dgm:t>
        <a:bodyPr/>
        <a:lstStyle/>
        <a:p>
          <a:endParaRPr lang="en-NZ" sz="800"/>
        </a:p>
      </dgm:t>
    </dgm:pt>
    <dgm:pt modelId="{2BB29AF3-3338-4E8C-9413-A75CF6160C0A}">
      <dgm:prSet phldrT="[Text]" custT="1"/>
      <dgm:spPr/>
      <dgm:t>
        <a:bodyPr/>
        <a:lstStyle/>
        <a:p>
          <a:r>
            <a:rPr lang="en-US" sz="800"/>
            <a:t>demand assumptions used in the 2022 WEM ESOO</a:t>
          </a:r>
          <a:endParaRPr lang="en-NZ" sz="800"/>
        </a:p>
      </dgm:t>
    </dgm:pt>
    <dgm:pt modelId="{7B749933-BEBF-4EAC-8A92-0623105E7934}" type="parTrans" cxnId="{559626A8-E7C9-405B-ABE7-E8A56EFD67FB}">
      <dgm:prSet/>
      <dgm:spPr/>
      <dgm:t>
        <a:bodyPr/>
        <a:lstStyle/>
        <a:p>
          <a:endParaRPr lang="en-NZ" sz="800"/>
        </a:p>
      </dgm:t>
    </dgm:pt>
    <dgm:pt modelId="{BA0E300E-AFF7-4A82-99EC-D5975715E26C}" type="sibTrans" cxnId="{559626A8-E7C9-405B-ABE7-E8A56EFD67FB}">
      <dgm:prSet/>
      <dgm:spPr/>
      <dgm:t>
        <a:bodyPr/>
        <a:lstStyle/>
        <a:p>
          <a:endParaRPr lang="en-NZ" sz="800"/>
        </a:p>
      </dgm:t>
    </dgm:pt>
    <dgm:pt modelId="{7FC29B5C-0C2B-4372-BE37-9D31F71BF2E4}">
      <dgm:prSet phldrT="[Text]" custT="1"/>
      <dgm:spPr/>
      <dgm:t>
        <a:bodyPr/>
        <a:lstStyle/>
        <a:p>
          <a:r>
            <a:rPr lang="en-NZ" sz="800"/>
            <a:t>Generation</a:t>
          </a:r>
        </a:p>
      </dgm:t>
    </dgm:pt>
    <dgm:pt modelId="{11A66D45-18F3-4B6F-B676-9D2206FFF82C}" type="parTrans" cxnId="{065AF3DF-B6DB-4D4B-BB40-B99B66A4C710}">
      <dgm:prSet/>
      <dgm:spPr/>
      <dgm:t>
        <a:bodyPr/>
        <a:lstStyle/>
        <a:p>
          <a:endParaRPr lang="en-NZ" sz="800"/>
        </a:p>
      </dgm:t>
    </dgm:pt>
    <dgm:pt modelId="{EDAFB5C3-07B0-4BC2-8180-E8FF2A3A8D09}" type="sibTrans" cxnId="{065AF3DF-B6DB-4D4B-BB40-B99B66A4C710}">
      <dgm:prSet/>
      <dgm:spPr/>
      <dgm:t>
        <a:bodyPr/>
        <a:lstStyle/>
        <a:p>
          <a:endParaRPr lang="en-NZ" sz="800"/>
        </a:p>
      </dgm:t>
    </dgm:pt>
    <dgm:pt modelId="{CFEBF3A3-BC94-4EE3-AD1C-FB12ACFFA1EB}">
      <dgm:prSet phldrT="[Text]" custT="1"/>
      <dgm:spPr/>
      <dgm:t>
        <a:bodyPr/>
        <a:lstStyle/>
        <a:p>
          <a:r>
            <a:rPr lang="en-NZ" sz="800"/>
            <a:t>Network</a:t>
          </a:r>
        </a:p>
      </dgm:t>
    </dgm:pt>
    <dgm:pt modelId="{0D2CBEF8-24B2-486E-9ACC-5EB1BC470984}" type="parTrans" cxnId="{3DBA631C-5F0D-43B1-80FA-0462A44EE90A}">
      <dgm:prSet/>
      <dgm:spPr/>
      <dgm:t>
        <a:bodyPr/>
        <a:lstStyle/>
        <a:p>
          <a:endParaRPr lang="en-NZ" sz="800"/>
        </a:p>
      </dgm:t>
    </dgm:pt>
    <dgm:pt modelId="{F90D7642-4F67-4EB4-B8B9-D17842AB4A0D}" type="sibTrans" cxnId="{3DBA631C-5F0D-43B1-80FA-0462A44EE90A}">
      <dgm:prSet/>
      <dgm:spPr/>
      <dgm:t>
        <a:bodyPr/>
        <a:lstStyle/>
        <a:p>
          <a:endParaRPr lang="en-NZ" sz="800"/>
        </a:p>
      </dgm:t>
    </dgm:pt>
    <dgm:pt modelId="{218A77F0-0488-4FE9-87F9-8BEDAF8ED203}">
      <dgm:prSet phldrT="[Text]" custT="1"/>
      <dgm:spPr/>
      <dgm:t>
        <a:bodyPr/>
        <a:lstStyle/>
        <a:p>
          <a:r>
            <a:rPr lang="en-NZ" sz="800"/>
            <a:t>network constraints</a:t>
          </a:r>
        </a:p>
      </dgm:t>
    </dgm:pt>
    <dgm:pt modelId="{9C9E7FCB-25B3-4363-A72C-3A5D5FC7A277}" type="parTrans" cxnId="{256D908F-4C4F-47C1-BED0-55EB5CD11E7F}">
      <dgm:prSet/>
      <dgm:spPr/>
      <dgm:t>
        <a:bodyPr/>
        <a:lstStyle/>
        <a:p>
          <a:endParaRPr lang="en-NZ" sz="800"/>
        </a:p>
      </dgm:t>
    </dgm:pt>
    <dgm:pt modelId="{4FEBE9C1-39BE-404D-945E-47C57CA43300}" type="sibTrans" cxnId="{256D908F-4C4F-47C1-BED0-55EB5CD11E7F}">
      <dgm:prSet/>
      <dgm:spPr/>
      <dgm:t>
        <a:bodyPr/>
        <a:lstStyle/>
        <a:p>
          <a:endParaRPr lang="en-NZ" sz="800"/>
        </a:p>
      </dgm:t>
    </dgm:pt>
    <dgm:pt modelId="{86254965-9699-4712-8C15-518EA203F6E7}">
      <dgm:prSet phldrT="[Text]" custT="1"/>
      <dgm:spPr/>
      <dgm:t>
        <a:bodyPr/>
        <a:lstStyle/>
        <a:p>
          <a:r>
            <a:rPr lang="en-US" sz="800"/>
            <a:t>existing generators currently operating in the SWIS</a:t>
          </a:r>
          <a:endParaRPr lang="en-NZ" sz="800"/>
        </a:p>
      </dgm:t>
    </dgm:pt>
    <dgm:pt modelId="{1F88FF3C-8744-46F5-94D0-8E90DC09ED7C}" type="parTrans" cxnId="{CDD56CC9-61B0-4804-90C8-854F91B862DF}">
      <dgm:prSet/>
      <dgm:spPr/>
      <dgm:t>
        <a:bodyPr/>
        <a:lstStyle/>
        <a:p>
          <a:endParaRPr lang="en-NZ" sz="800"/>
        </a:p>
      </dgm:t>
    </dgm:pt>
    <dgm:pt modelId="{A1C79CE3-7AFB-4A01-86A7-F65322FDA0D8}" type="sibTrans" cxnId="{CDD56CC9-61B0-4804-90C8-854F91B862DF}">
      <dgm:prSet/>
      <dgm:spPr/>
      <dgm:t>
        <a:bodyPr/>
        <a:lstStyle/>
        <a:p>
          <a:endParaRPr lang="en-NZ" sz="800"/>
        </a:p>
      </dgm:t>
    </dgm:pt>
    <dgm:pt modelId="{E5C978F8-0326-4CAD-8771-BA164E95E070}">
      <dgm:prSet phldrT="[Text]" custT="1"/>
      <dgm:spPr/>
      <dgm:t>
        <a:bodyPr/>
        <a:lstStyle/>
        <a:p>
          <a:r>
            <a:rPr lang="en-US" sz="800"/>
            <a:t>distributed Solar PV installation assumptions used in the 2022 WEM ESOO</a:t>
          </a:r>
          <a:endParaRPr lang="en-NZ" sz="800"/>
        </a:p>
      </dgm:t>
    </dgm:pt>
    <dgm:pt modelId="{F7223292-34CA-4717-A8DF-D90D01542822}" type="parTrans" cxnId="{F1DB5BF4-A726-4A87-B72A-76DB75FB7DF7}">
      <dgm:prSet/>
      <dgm:spPr/>
      <dgm:t>
        <a:bodyPr/>
        <a:lstStyle/>
        <a:p>
          <a:endParaRPr lang="en-NZ" sz="800"/>
        </a:p>
      </dgm:t>
    </dgm:pt>
    <dgm:pt modelId="{60DDA174-B087-46EA-BFDC-D0D1D39E2174}" type="sibTrans" cxnId="{F1DB5BF4-A726-4A87-B72A-76DB75FB7DF7}">
      <dgm:prSet/>
      <dgm:spPr/>
      <dgm:t>
        <a:bodyPr/>
        <a:lstStyle/>
        <a:p>
          <a:endParaRPr lang="en-NZ" sz="800"/>
        </a:p>
      </dgm:t>
    </dgm:pt>
    <dgm:pt modelId="{D589AD0A-C26E-4497-89EC-9991DCAEA3E6}">
      <dgm:prSet phldrT="[Text]" custT="1"/>
      <dgm:spPr/>
      <dgm:t>
        <a:bodyPr/>
        <a:lstStyle/>
        <a:p>
          <a:r>
            <a:rPr lang="en-US" sz="800"/>
            <a:t>reserve capacity requirements forecast in the 2022 WEM ESOO</a:t>
          </a:r>
          <a:endParaRPr lang="en-NZ" sz="800"/>
        </a:p>
      </dgm:t>
    </dgm:pt>
    <dgm:pt modelId="{805E32D9-099A-471D-B834-21031133D79B}" type="parTrans" cxnId="{F0EE8903-046B-4D4C-BDD0-F4401B745016}">
      <dgm:prSet/>
      <dgm:spPr/>
      <dgm:t>
        <a:bodyPr/>
        <a:lstStyle/>
        <a:p>
          <a:endParaRPr lang="en-NZ" sz="800"/>
        </a:p>
      </dgm:t>
    </dgm:pt>
    <dgm:pt modelId="{8BB92C7C-A38A-491A-BBD8-7EC8B60570F6}" type="sibTrans" cxnId="{F0EE8903-046B-4D4C-BDD0-F4401B745016}">
      <dgm:prSet/>
      <dgm:spPr/>
      <dgm:t>
        <a:bodyPr/>
        <a:lstStyle/>
        <a:p>
          <a:endParaRPr lang="en-NZ" sz="800"/>
        </a:p>
      </dgm:t>
    </dgm:pt>
    <dgm:pt modelId="{68B9D4D5-7776-4DD1-8597-485357B21CD8}">
      <dgm:prSet phldrT="[Text]" custT="1"/>
      <dgm:spPr/>
      <dgm:t>
        <a:bodyPr/>
        <a:lstStyle/>
        <a:p>
          <a:r>
            <a:rPr lang="en-US" sz="800"/>
            <a:t>new generators and storage facilities expected to operate in the SWIS</a:t>
          </a:r>
        </a:p>
      </dgm:t>
    </dgm:pt>
    <dgm:pt modelId="{D80013E7-E014-426D-B019-4EE4BDFE7327}" type="parTrans" cxnId="{80B1685C-82B3-4C6A-A638-EE85C9A0FD5F}">
      <dgm:prSet/>
      <dgm:spPr/>
      <dgm:t>
        <a:bodyPr/>
        <a:lstStyle/>
        <a:p>
          <a:endParaRPr lang="en-NZ" sz="800"/>
        </a:p>
      </dgm:t>
    </dgm:pt>
    <dgm:pt modelId="{505FCE8E-C1BC-43DA-89FD-73150AE6481D}" type="sibTrans" cxnId="{80B1685C-82B3-4C6A-A638-EE85C9A0FD5F}">
      <dgm:prSet/>
      <dgm:spPr/>
      <dgm:t>
        <a:bodyPr/>
        <a:lstStyle/>
        <a:p>
          <a:endParaRPr lang="en-NZ" sz="800"/>
        </a:p>
      </dgm:t>
    </dgm:pt>
    <dgm:pt modelId="{0A5235DF-CBCE-4A9B-B59B-A434CACD1582}">
      <dgm:prSet phldrT="[Text]" custT="1"/>
      <dgm:spPr/>
      <dgm:t>
        <a:bodyPr/>
        <a:lstStyle/>
        <a:p>
          <a:r>
            <a:rPr lang="en-US" sz="800"/>
            <a:t>retiring generators which have been publicly announced</a:t>
          </a:r>
          <a:endParaRPr lang="en-NZ" sz="800"/>
        </a:p>
      </dgm:t>
    </dgm:pt>
    <dgm:pt modelId="{5B254B20-07F7-42C8-B4F1-4811E8330630}" type="parTrans" cxnId="{E985DA50-3A02-44C3-8ACB-0E73756E7467}">
      <dgm:prSet/>
      <dgm:spPr/>
      <dgm:t>
        <a:bodyPr/>
        <a:lstStyle/>
        <a:p>
          <a:endParaRPr lang="en-NZ" sz="800"/>
        </a:p>
      </dgm:t>
    </dgm:pt>
    <dgm:pt modelId="{72982752-7453-4973-893D-B7B274816F31}" type="sibTrans" cxnId="{E985DA50-3A02-44C3-8ACB-0E73756E7467}">
      <dgm:prSet/>
      <dgm:spPr/>
      <dgm:t>
        <a:bodyPr/>
        <a:lstStyle/>
        <a:p>
          <a:endParaRPr lang="en-NZ" sz="800"/>
        </a:p>
      </dgm:t>
    </dgm:pt>
    <dgm:pt modelId="{FBBD708D-A9F7-43EB-A3F3-85C2D7CE7713}">
      <dgm:prSet phldrT="[Text]" custT="1"/>
      <dgm:spPr/>
      <dgm:t>
        <a:bodyPr/>
        <a:lstStyle/>
        <a:p>
          <a:r>
            <a:rPr lang="en-US" sz="800"/>
            <a:t>fuel availability</a:t>
          </a:r>
          <a:endParaRPr lang="en-NZ" sz="800"/>
        </a:p>
      </dgm:t>
    </dgm:pt>
    <dgm:pt modelId="{97CA7C4E-6723-43CF-97B3-D9A31C4055AB}" type="parTrans" cxnId="{EA685A33-DC99-4A71-949C-D4C98591DDA2}">
      <dgm:prSet/>
      <dgm:spPr/>
      <dgm:t>
        <a:bodyPr/>
        <a:lstStyle/>
        <a:p>
          <a:endParaRPr lang="en-AU" sz="800"/>
        </a:p>
      </dgm:t>
    </dgm:pt>
    <dgm:pt modelId="{A7057724-5114-4C2E-AC4B-B7DA27A8F9EC}" type="sibTrans" cxnId="{EA685A33-DC99-4A71-949C-D4C98591DDA2}">
      <dgm:prSet/>
      <dgm:spPr/>
      <dgm:t>
        <a:bodyPr/>
        <a:lstStyle/>
        <a:p>
          <a:endParaRPr lang="en-AU" sz="800"/>
        </a:p>
      </dgm:t>
    </dgm:pt>
    <dgm:pt modelId="{87A471C4-BE21-470F-9FB6-0C35C915E20E}" type="pres">
      <dgm:prSet presAssocID="{FBE304FC-9B27-4CEE-8914-1E62171C2195}" presName="hierChild1" presStyleCnt="0">
        <dgm:presLayoutVars>
          <dgm:orgChart val="1"/>
          <dgm:chPref val="1"/>
          <dgm:dir/>
          <dgm:animOne val="branch"/>
          <dgm:animLvl val="lvl"/>
          <dgm:resizeHandles/>
        </dgm:presLayoutVars>
      </dgm:prSet>
      <dgm:spPr/>
    </dgm:pt>
    <dgm:pt modelId="{46F18F6E-C815-4EEF-8A91-D15E2B581247}" type="pres">
      <dgm:prSet presAssocID="{85C41441-B464-4145-A591-3D0154CC8ED1}" presName="hierRoot1" presStyleCnt="0">
        <dgm:presLayoutVars>
          <dgm:hierBranch val="init"/>
        </dgm:presLayoutVars>
      </dgm:prSet>
      <dgm:spPr/>
    </dgm:pt>
    <dgm:pt modelId="{10F1AB19-2337-4C83-BEB3-0048B6FF3C14}" type="pres">
      <dgm:prSet presAssocID="{85C41441-B464-4145-A591-3D0154CC8ED1}" presName="rootComposite1" presStyleCnt="0"/>
      <dgm:spPr/>
    </dgm:pt>
    <dgm:pt modelId="{CFC6D3F0-000A-404E-9CEC-0C5F6113F2EA}" type="pres">
      <dgm:prSet presAssocID="{85C41441-B464-4145-A591-3D0154CC8ED1}" presName="rootText1" presStyleLbl="node0" presStyleIdx="0" presStyleCnt="1" custScaleX="138007" custScaleY="59225" custLinFactNeighborX="37678" custLinFactNeighborY="-557">
        <dgm:presLayoutVars>
          <dgm:chPref val="3"/>
        </dgm:presLayoutVars>
      </dgm:prSet>
      <dgm:spPr>
        <a:prstGeom prst="roundRect">
          <a:avLst/>
        </a:prstGeom>
      </dgm:spPr>
    </dgm:pt>
    <dgm:pt modelId="{8B382E2B-ABEE-47E1-83BD-5C1AC8C48DD6}" type="pres">
      <dgm:prSet presAssocID="{85C41441-B464-4145-A591-3D0154CC8ED1}" presName="rootConnector1" presStyleLbl="node1" presStyleIdx="0" presStyleCnt="0"/>
      <dgm:spPr/>
    </dgm:pt>
    <dgm:pt modelId="{E0E7D59A-7551-4DD7-BC36-49D4B9E21467}" type="pres">
      <dgm:prSet presAssocID="{85C41441-B464-4145-A591-3D0154CC8ED1}" presName="hierChild2" presStyleCnt="0"/>
      <dgm:spPr/>
    </dgm:pt>
    <dgm:pt modelId="{B966DD5E-20A9-4BAA-B1B6-17812AB1BC1B}" type="pres">
      <dgm:prSet presAssocID="{2413E9E6-D4B5-4647-9771-C4F7125BF675}" presName="Name37" presStyleLbl="parChTrans1D2" presStyleIdx="0" presStyleCnt="3"/>
      <dgm:spPr/>
    </dgm:pt>
    <dgm:pt modelId="{84B108EE-AB1D-40EA-B363-15073D9DE3AF}" type="pres">
      <dgm:prSet presAssocID="{5DD8621B-95E0-4EA8-AB2D-74140A307FF8}" presName="hierRoot2" presStyleCnt="0">
        <dgm:presLayoutVars>
          <dgm:hierBranch val="init"/>
        </dgm:presLayoutVars>
      </dgm:prSet>
      <dgm:spPr/>
    </dgm:pt>
    <dgm:pt modelId="{B1B60521-9E53-4B1E-A19C-CF0A3BD1E283}" type="pres">
      <dgm:prSet presAssocID="{5DD8621B-95E0-4EA8-AB2D-74140A307FF8}" presName="rootComposite" presStyleCnt="0"/>
      <dgm:spPr/>
    </dgm:pt>
    <dgm:pt modelId="{AC5D60B4-6CA8-49D7-9684-D472D9CD0FA9}" type="pres">
      <dgm:prSet presAssocID="{5DD8621B-95E0-4EA8-AB2D-74140A307FF8}" presName="rootText" presStyleLbl="node2" presStyleIdx="0" presStyleCnt="3" custScaleX="106959" custScaleY="56057" custLinFactNeighborX="-67109" custLinFactNeighborY="2047">
        <dgm:presLayoutVars>
          <dgm:chPref val="3"/>
        </dgm:presLayoutVars>
      </dgm:prSet>
      <dgm:spPr>
        <a:prstGeom prst="roundRect">
          <a:avLst/>
        </a:prstGeom>
      </dgm:spPr>
    </dgm:pt>
    <dgm:pt modelId="{FDE3D789-31EF-47F1-B3DF-72F8664EEDFF}" type="pres">
      <dgm:prSet presAssocID="{5DD8621B-95E0-4EA8-AB2D-74140A307FF8}" presName="rootConnector" presStyleLbl="node2" presStyleIdx="0" presStyleCnt="3"/>
      <dgm:spPr/>
    </dgm:pt>
    <dgm:pt modelId="{CFFDA590-DABB-457A-9DA3-80FAD1FAD2CF}" type="pres">
      <dgm:prSet presAssocID="{5DD8621B-95E0-4EA8-AB2D-74140A307FF8}" presName="hierChild4" presStyleCnt="0"/>
      <dgm:spPr/>
    </dgm:pt>
    <dgm:pt modelId="{431AE647-6D26-456C-92ED-5F0818E4C18B}" type="pres">
      <dgm:prSet presAssocID="{7B749933-BEBF-4EAC-8A92-0623105E7934}" presName="Name37" presStyleLbl="parChTrans1D3" presStyleIdx="0" presStyleCnt="8"/>
      <dgm:spPr/>
    </dgm:pt>
    <dgm:pt modelId="{656B15A5-CB67-4BFD-BA7E-9BAD2AF6A371}" type="pres">
      <dgm:prSet presAssocID="{2BB29AF3-3338-4E8C-9413-A75CF6160C0A}" presName="hierRoot2" presStyleCnt="0">
        <dgm:presLayoutVars>
          <dgm:hierBranch val="init"/>
        </dgm:presLayoutVars>
      </dgm:prSet>
      <dgm:spPr/>
    </dgm:pt>
    <dgm:pt modelId="{0A8A52E8-6451-4AFD-B806-DA974059F130}" type="pres">
      <dgm:prSet presAssocID="{2BB29AF3-3338-4E8C-9413-A75CF6160C0A}" presName="rootComposite" presStyleCnt="0"/>
      <dgm:spPr/>
    </dgm:pt>
    <dgm:pt modelId="{559EE786-39F9-4576-9A61-9A2601F52878}" type="pres">
      <dgm:prSet presAssocID="{2BB29AF3-3338-4E8C-9413-A75CF6160C0A}" presName="rootText" presStyleLbl="node3" presStyleIdx="0" presStyleCnt="8" custScaleX="303257" custScaleY="97536" custLinFactNeighborX="-47169">
        <dgm:presLayoutVars>
          <dgm:chPref val="3"/>
        </dgm:presLayoutVars>
      </dgm:prSet>
      <dgm:spPr>
        <a:prstGeom prst="roundRect">
          <a:avLst/>
        </a:prstGeom>
      </dgm:spPr>
    </dgm:pt>
    <dgm:pt modelId="{957CD310-C497-4336-8A61-8B780AEBA97C}" type="pres">
      <dgm:prSet presAssocID="{2BB29AF3-3338-4E8C-9413-A75CF6160C0A}" presName="rootConnector" presStyleLbl="node3" presStyleIdx="0" presStyleCnt="8"/>
      <dgm:spPr/>
    </dgm:pt>
    <dgm:pt modelId="{68C4475D-BAF2-4023-86D0-7FC3015657C0}" type="pres">
      <dgm:prSet presAssocID="{2BB29AF3-3338-4E8C-9413-A75CF6160C0A}" presName="hierChild4" presStyleCnt="0"/>
      <dgm:spPr/>
    </dgm:pt>
    <dgm:pt modelId="{0A7A24D8-206A-42EC-B768-1B26125F8B11}" type="pres">
      <dgm:prSet presAssocID="{2BB29AF3-3338-4E8C-9413-A75CF6160C0A}" presName="hierChild5" presStyleCnt="0"/>
      <dgm:spPr/>
    </dgm:pt>
    <dgm:pt modelId="{363BC496-C255-49D4-9460-115B2D3B34B7}" type="pres">
      <dgm:prSet presAssocID="{F7223292-34CA-4717-A8DF-D90D01542822}" presName="Name37" presStyleLbl="parChTrans1D3" presStyleIdx="1" presStyleCnt="8"/>
      <dgm:spPr/>
    </dgm:pt>
    <dgm:pt modelId="{CDA59599-C3DC-40EC-941D-F059BDF1C3D4}" type="pres">
      <dgm:prSet presAssocID="{E5C978F8-0326-4CAD-8771-BA164E95E070}" presName="hierRoot2" presStyleCnt="0">
        <dgm:presLayoutVars>
          <dgm:hierBranch val="init"/>
        </dgm:presLayoutVars>
      </dgm:prSet>
      <dgm:spPr/>
    </dgm:pt>
    <dgm:pt modelId="{76B1DF80-692C-43AB-B6DF-8EFC49000567}" type="pres">
      <dgm:prSet presAssocID="{E5C978F8-0326-4CAD-8771-BA164E95E070}" presName="rootComposite" presStyleCnt="0"/>
      <dgm:spPr/>
    </dgm:pt>
    <dgm:pt modelId="{267C7198-3BD5-481D-8EE3-6B2C329160A6}" type="pres">
      <dgm:prSet presAssocID="{E5C978F8-0326-4CAD-8771-BA164E95E070}" presName="rootText" presStyleLbl="node3" presStyleIdx="1" presStyleCnt="8" custScaleX="304257" custScaleY="133226" custLinFactNeighborX="-47169" custLinFactNeighborY="-15768">
        <dgm:presLayoutVars>
          <dgm:chPref val="3"/>
        </dgm:presLayoutVars>
      </dgm:prSet>
      <dgm:spPr>
        <a:prstGeom prst="roundRect">
          <a:avLst/>
        </a:prstGeom>
      </dgm:spPr>
    </dgm:pt>
    <dgm:pt modelId="{95EE1914-E532-4021-9E66-2EFF03B6FD4C}" type="pres">
      <dgm:prSet presAssocID="{E5C978F8-0326-4CAD-8771-BA164E95E070}" presName="rootConnector" presStyleLbl="node3" presStyleIdx="1" presStyleCnt="8"/>
      <dgm:spPr/>
    </dgm:pt>
    <dgm:pt modelId="{B2C7EC77-D3D2-4C3C-90EA-004DB8A064B8}" type="pres">
      <dgm:prSet presAssocID="{E5C978F8-0326-4CAD-8771-BA164E95E070}" presName="hierChild4" presStyleCnt="0"/>
      <dgm:spPr/>
    </dgm:pt>
    <dgm:pt modelId="{99F346EA-59CC-4412-92AD-E4FAF8BD7F15}" type="pres">
      <dgm:prSet presAssocID="{E5C978F8-0326-4CAD-8771-BA164E95E070}" presName="hierChild5" presStyleCnt="0"/>
      <dgm:spPr/>
    </dgm:pt>
    <dgm:pt modelId="{4A353E71-76D8-4EFC-B130-7A6F9AA77CA5}" type="pres">
      <dgm:prSet presAssocID="{805E32D9-099A-471D-B834-21031133D79B}" presName="Name37" presStyleLbl="parChTrans1D3" presStyleIdx="2" presStyleCnt="8"/>
      <dgm:spPr/>
    </dgm:pt>
    <dgm:pt modelId="{AC06EAED-809A-4ACF-A123-863350ED244F}" type="pres">
      <dgm:prSet presAssocID="{D589AD0A-C26E-4497-89EC-9991DCAEA3E6}" presName="hierRoot2" presStyleCnt="0">
        <dgm:presLayoutVars>
          <dgm:hierBranch val="init"/>
        </dgm:presLayoutVars>
      </dgm:prSet>
      <dgm:spPr/>
    </dgm:pt>
    <dgm:pt modelId="{C1071C07-36DD-4927-9DEF-0731F94E6398}" type="pres">
      <dgm:prSet presAssocID="{D589AD0A-C26E-4497-89EC-9991DCAEA3E6}" presName="rootComposite" presStyleCnt="0"/>
      <dgm:spPr/>
    </dgm:pt>
    <dgm:pt modelId="{5B77650A-0251-46DC-BEB8-DA1B3C748D13}" type="pres">
      <dgm:prSet presAssocID="{D589AD0A-C26E-4497-89EC-9991DCAEA3E6}" presName="rootText" presStyleLbl="node3" presStyleIdx="2" presStyleCnt="8" custScaleX="303257" custScaleY="97814" custLinFactNeighborX="-47169" custLinFactNeighborY="-38304">
        <dgm:presLayoutVars>
          <dgm:chPref val="3"/>
        </dgm:presLayoutVars>
      </dgm:prSet>
      <dgm:spPr>
        <a:prstGeom prst="roundRect">
          <a:avLst/>
        </a:prstGeom>
      </dgm:spPr>
    </dgm:pt>
    <dgm:pt modelId="{9623E0EE-9339-4D17-93D7-2DCE6AB71E32}" type="pres">
      <dgm:prSet presAssocID="{D589AD0A-C26E-4497-89EC-9991DCAEA3E6}" presName="rootConnector" presStyleLbl="node3" presStyleIdx="2" presStyleCnt="8"/>
      <dgm:spPr/>
    </dgm:pt>
    <dgm:pt modelId="{EC250035-E6ED-44E3-A415-1A14788A6D38}" type="pres">
      <dgm:prSet presAssocID="{D589AD0A-C26E-4497-89EC-9991DCAEA3E6}" presName="hierChild4" presStyleCnt="0"/>
      <dgm:spPr/>
    </dgm:pt>
    <dgm:pt modelId="{144B1DDD-DE09-48BC-9A61-0C03FB1929A7}" type="pres">
      <dgm:prSet presAssocID="{D589AD0A-C26E-4497-89EC-9991DCAEA3E6}" presName="hierChild5" presStyleCnt="0"/>
      <dgm:spPr/>
    </dgm:pt>
    <dgm:pt modelId="{B70E46FA-2930-48F4-88BB-ADBC3F17B9A7}" type="pres">
      <dgm:prSet presAssocID="{5DD8621B-95E0-4EA8-AB2D-74140A307FF8}" presName="hierChild5" presStyleCnt="0"/>
      <dgm:spPr/>
    </dgm:pt>
    <dgm:pt modelId="{A823EBFF-C5A9-4759-BAA7-5591AB6EF0AF}" type="pres">
      <dgm:prSet presAssocID="{11A66D45-18F3-4B6F-B676-9D2206FFF82C}" presName="Name37" presStyleLbl="parChTrans1D2" presStyleIdx="1" presStyleCnt="3"/>
      <dgm:spPr/>
    </dgm:pt>
    <dgm:pt modelId="{C5498613-8EFC-4B4A-B48D-24FFFD23AF51}" type="pres">
      <dgm:prSet presAssocID="{7FC29B5C-0C2B-4372-BE37-9D31F71BF2E4}" presName="hierRoot2" presStyleCnt="0">
        <dgm:presLayoutVars>
          <dgm:hierBranch val="init"/>
        </dgm:presLayoutVars>
      </dgm:prSet>
      <dgm:spPr/>
    </dgm:pt>
    <dgm:pt modelId="{AA6CEAE3-509E-49F3-A650-F578EAF99DF3}" type="pres">
      <dgm:prSet presAssocID="{7FC29B5C-0C2B-4372-BE37-9D31F71BF2E4}" presName="rootComposite" presStyleCnt="0"/>
      <dgm:spPr/>
    </dgm:pt>
    <dgm:pt modelId="{892F44A6-31E7-4EA7-99DC-D21AFD8584A8}" type="pres">
      <dgm:prSet presAssocID="{7FC29B5C-0C2B-4372-BE37-9D31F71BF2E4}" presName="rootText" presStyleLbl="node2" presStyleIdx="1" presStyleCnt="3" custScaleX="135221" custScaleY="56057" custLinFactNeighborY="2593">
        <dgm:presLayoutVars>
          <dgm:chPref val="3"/>
        </dgm:presLayoutVars>
      </dgm:prSet>
      <dgm:spPr>
        <a:prstGeom prst="roundRect">
          <a:avLst/>
        </a:prstGeom>
      </dgm:spPr>
    </dgm:pt>
    <dgm:pt modelId="{A64E9712-A1A4-41BA-BBD4-22DF0CE31FCD}" type="pres">
      <dgm:prSet presAssocID="{7FC29B5C-0C2B-4372-BE37-9D31F71BF2E4}" presName="rootConnector" presStyleLbl="node2" presStyleIdx="1" presStyleCnt="3"/>
      <dgm:spPr/>
    </dgm:pt>
    <dgm:pt modelId="{5653C6E6-45FF-4A73-9238-8CD8547D74D7}" type="pres">
      <dgm:prSet presAssocID="{7FC29B5C-0C2B-4372-BE37-9D31F71BF2E4}" presName="hierChild4" presStyleCnt="0"/>
      <dgm:spPr/>
    </dgm:pt>
    <dgm:pt modelId="{33786D40-B276-48E1-BEDF-CB66C611E931}" type="pres">
      <dgm:prSet presAssocID="{1F88FF3C-8744-46F5-94D0-8E90DC09ED7C}" presName="Name37" presStyleLbl="parChTrans1D3" presStyleIdx="3" presStyleCnt="8"/>
      <dgm:spPr/>
    </dgm:pt>
    <dgm:pt modelId="{EB5A307B-B4E6-4B7D-B71D-ABD8F2DCBD6E}" type="pres">
      <dgm:prSet presAssocID="{86254965-9699-4712-8C15-518EA203F6E7}" presName="hierRoot2" presStyleCnt="0">
        <dgm:presLayoutVars>
          <dgm:hierBranch val="init"/>
        </dgm:presLayoutVars>
      </dgm:prSet>
      <dgm:spPr/>
    </dgm:pt>
    <dgm:pt modelId="{37043310-1DB7-4134-968A-9883ED6ACF3C}" type="pres">
      <dgm:prSet presAssocID="{86254965-9699-4712-8C15-518EA203F6E7}" presName="rootComposite" presStyleCnt="0"/>
      <dgm:spPr/>
    </dgm:pt>
    <dgm:pt modelId="{997DC17B-A966-4010-9788-029123835636}" type="pres">
      <dgm:prSet presAssocID="{86254965-9699-4712-8C15-518EA203F6E7}" presName="rootText" presStyleLbl="node3" presStyleIdx="3" presStyleCnt="8" custScaleX="227241" custScaleY="125961">
        <dgm:presLayoutVars>
          <dgm:chPref val="3"/>
        </dgm:presLayoutVars>
      </dgm:prSet>
      <dgm:spPr>
        <a:prstGeom prst="roundRect">
          <a:avLst/>
        </a:prstGeom>
      </dgm:spPr>
    </dgm:pt>
    <dgm:pt modelId="{64C1E5CC-A8A0-400D-A339-2EB1D9163434}" type="pres">
      <dgm:prSet presAssocID="{86254965-9699-4712-8C15-518EA203F6E7}" presName="rootConnector" presStyleLbl="node3" presStyleIdx="3" presStyleCnt="8"/>
      <dgm:spPr/>
    </dgm:pt>
    <dgm:pt modelId="{E3594954-9BDE-4C9F-B7D8-5A5A16ADFB08}" type="pres">
      <dgm:prSet presAssocID="{86254965-9699-4712-8C15-518EA203F6E7}" presName="hierChild4" presStyleCnt="0"/>
      <dgm:spPr/>
    </dgm:pt>
    <dgm:pt modelId="{C394A570-EA5E-4CC4-AB52-7AF301BC8425}" type="pres">
      <dgm:prSet presAssocID="{86254965-9699-4712-8C15-518EA203F6E7}" presName="hierChild5" presStyleCnt="0"/>
      <dgm:spPr/>
    </dgm:pt>
    <dgm:pt modelId="{1EFD2990-2E19-4FF8-98B6-4887A8CD250C}" type="pres">
      <dgm:prSet presAssocID="{D80013E7-E014-426D-B019-4EE4BDFE7327}" presName="Name37" presStyleLbl="parChTrans1D3" presStyleIdx="4" presStyleCnt="8"/>
      <dgm:spPr/>
    </dgm:pt>
    <dgm:pt modelId="{E60EF550-377D-43CF-A789-8627A263C338}" type="pres">
      <dgm:prSet presAssocID="{68B9D4D5-7776-4DD1-8597-485357B21CD8}" presName="hierRoot2" presStyleCnt="0">
        <dgm:presLayoutVars>
          <dgm:hierBranch val="init"/>
        </dgm:presLayoutVars>
      </dgm:prSet>
      <dgm:spPr/>
    </dgm:pt>
    <dgm:pt modelId="{AA1BC15C-F2FD-4124-9787-F40EF2448052}" type="pres">
      <dgm:prSet presAssocID="{68B9D4D5-7776-4DD1-8597-485357B21CD8}" presName="rootComposite" presStyleCnt="0"/>
      <dgm:spPr/>
    </dgm:pt>
    <dgm:pt modelId="{28CF2E9B-4E86-4D96-85C2-CCBE71C94D69}" type="pres">
      <dgm:prSet presAssocID="{68B9D4D5-7776-4DD1-8597-485357B21CD8}" presName="rootText" presStyleLbl="node3" presStyleIdx="4" presStyleCnt="8" custScaleX="228588" custScaleY="110916" custLinFactNeighborY="-15768">
        <dgm:presLayoutVars>
          <dgm:chPref val="3"/>
        </dgm:presLayoutVars>
      </dgm:prSet>
      <dgm:spPr>
        <a:prstGeom prst="roundRect">
          <a:avLst/>
        </a:prstGeom>
      </dgm:spPr>
    </dgm:pt>
    <dgm:pt modelId="{13499E43-5808-48C9-B088-43A45CE9D801}" type="pres">
      <dgm:prSet presAssocID="{68B9D4D5-7776-4DD1-8597-485357B21CD8}" presName="rootConnector" presStyleLbl="node3" presStyleIdx="4" presStyleCnt="8"/>
      <dgm:spPr/>
    </dgm:pt>
    <dgm:pt modelId="{D98CA7A3-D008-485A-AB5D-C29482F15D36}" type="pres">
      <dgm:prSet presAssocID="{68B9D4D5-7776-4DD1-8597-485357B21CD8}" presName="hierChild4" presStyleCnt="0"/>
      <dgm:spPr/>
    </dgm:pt>
    <dgm:pt modelId="{DBFD7024-EEF7-48B8-9804-B1D47026DBE9}" type="pres">
      <dgm:prSet presAssocID="{68B9D4D5-7776-4DD1-8597-485357B21CD8}" presName="hierChild5" presStyleCnt="0"/>
      <dgm:spPr/>
    </dgm:pt>
    <dgm:pt modelId="{C48409F8-E684-48AF-A9A4-F2E23A1B8FF3}" type="pres">
      <dgm:prSet presAssocID="{5B254B20-07F7-42C8-B4F1-4811E8330630}" presName="Name37" presStyleLbl="parChTrans1D3" presStyleIdx="5" presStyleCnt="8"/>
      <dgm:spPr/>
    </dgm:pt>
    <dgm:pt modelId="{4A5D5D86-E8E0-4860-A79D-516374CD8E30}" type="pres">
      <dgm:prSet presAssocID="{0A5235DF-CBCE-4A9B-B59B-A434CACD1582}" presName="hierRoot2" presStyleCnt="0">
        <dgm:presLayoutVars>
          <dgm:hierBranch val="init"/>
        </dgm:presLayoutVars>
      </dgm:prSet>
      <dgm:spPr/>
    </dgm:pt>
    <dgm:pt modelId="{12E3F573-ED93-4506-81F7-C4F8BE9E607D}" type="pres">
      <dgm:prSet presAssocID="{0A5235DF-CBCE-4A9B-B59B-A434CACD1582}" presName="rootComposite" presStyleCnt="0"/>
      <dgm:spPr/>
    </dgm:pt>
    <dgm:pt modelId="{DABCAACA-3BFB-49D1-A554-6D4393C1F73F}" type="pres">
      <dgm:prSet presAssocID="{0A5235DF-CBCE-4A9B-B59B-A434CACD1582}" presName="rootText" presStyleLbl="node3" presStyleIdx="5" presStyleCnt="8" custScaleX="232987" custScaleY="118968" custLinFactNeighborX="-636" custLinFactNeighborY="-42638">
        <dgm:presLayoutVars>
          <dgm:chPref val="3"/>
        </dgm:presLayoutVars>
      </dgm:prSet>
      <dgm:spPr>
        <a:prstGeom prst="roundRect">
          <a:avLst/>
        </a:prstGeom>
      </dgm:spPr>
    </dgm:pt>
    <dgm:pt modelId="{43874ACC-835C-4179-A85C-44D281C083E9}" type="pres">
      <dgm:prSet presAssocID="{0A5235DF-CBCE-4A9B-B59B-A434CACD1582}" presName="rootConnector" presStyleLbl="node3" presStyleIdx="5" presStyleCnt="8"/>
      <dgm:spPr/>
    </dgm:pt>
    <dgm:pt modelId="{FC8EF6A9-A267-4237-89D8-C4E5CC3FA407}" type="pres">
      <dgm:prSet presAssocID="{0A5235DF-CBCE-4A9B-B59B-A434CACD1582}" presName="hierChild4" presStyleCnt="0"/>
      <dgm:spPr/>
    </dgm:pt>
    <dgm:pt modelId="{954C8A95-4C42-45EA-A668-3FC352AA205D}" type="pres">
      <dgm:prSet presAssocID="{0A5235DF-CBCE-4A9B-B59B-A434CACD1582}" presName="hierChild5" presStyleCnt="0"/>
      <dgm:spPr/>
    </dgm:pt>
    <dgm:pt modelId="{16A0F368-D8E5-459B-984E-B942F830B049}" type="pres">
      <dgm:prSet presAssocID="{97CA7C4E-6723-43CF-97B3-D9A31C4055AB}" presName="Name37" presStyleLbl="parChTrans1D3" presStyleIdx="6" presStyleCnt="8"/>
      <dgm:spPr/>
    </dgm:pt>
    <dgm:pt modelId="{40968319-0ACA-4850-B709-524C551BB6C7}" type="pres">
      <dgm:prSet presAssocID="{FBBD708D-A9F7-43EB-A3F3-85C2D7CE7713}" presName="hierRoot2" presStyleCnt="0">
        <dgm:presLayoutVars>
          <dgm:hierBranch val="init"/>
        </dgm:presLayoutVars>
      </dgm:prSet>
      <dgm:spPr/>
    </dgm:pt>
    <dgm:pt modelId="{81EE9EE7-E2FE-4E67-9420-C92EB1AE0866}" type="pres">
      <dgm:prSet presAssocID="{FBBD708D-A9F7-43EB-A3F3-85C2D7CE7713}" presName="rootComposite" presStyleCnt="0"/>
      <dgm:spPr/>
    </dgm:pt>
    <dgm:pt modelId="{F3DE7D09-099F-41B1-84A5-CA59F51769FA}" type="pres">
      <dgm:prSet presAssocID="{FBBD708D-A9F7-43EB-A3F3-85C2D7CE7713}" presName="rootText" presStyleLbl="node3" presStyleIdx="6" presStyleCnt="8" custScaleX="231344" custScaleY="116160" custLinFactNeighborX="1472" custLinFactNeighborY="-72277">
        <dgm:presLayoutVars>
          <dgm:chPref val="3"/>
        </dgm:presLayoutVars>
      </dgm:prSet>
      <dgm:spPr>
        <a:prstGeom prst="roundRect">
          <a:avLst/>
        </a:prstGeom>
      </dgm:spPr>
    </dgm:pt>
    <dgm:pt modelId="{06ABACED-3CF4-4320-888C-853485005840}" type="pres">
      <dgm:prSet presAssocID="{FBBD708D-A9F7-43EB-A3F3-85C2D7CE7713}" presName="rootConnector" presStyleLbl="node3" presStyleIdx="6" presStyleCnt="8"/>
      <dgm:spPr/>
    </dgm:pt>
    <dgm:pt modelId="{990BB1DC-B8D5-4CAE-836B-B08130A08383}" type="pres">
      <dgm:prSet presAssocID="{FBBD708D-A9F7-43EB-A3F3-85C2D7CE7713}" presName="hierChild4" presStyleCnt="0"/>
      <dgm:spPr/>
    </dgm:pt>
    <dgm:pt modelId="{D2F97C3B-F079-4BA3-963E-DCF23A4579EB}" type="pres">
      <dgm:prSet presAssocID="{FBBD708D-A9F7-43EB-A3F3-85C2D7CE7713}" presName="hierChild5" presStyleCnt="0"/>
      <dgm:spPr/>
    </dgm:pt>
    <dgm:pt modelId="{8AE61A1B-1561-478C-B627-5530415D6612}" type="pres">
      <dgm:prSet presAssocID="{7FC29B5C-0C2B-4372-BE37-9D31F71BF2E4}" presName="hierChild5" presStyleCnt="0"/>
      <dgm:spPr/>
    </dgm:pt>
    <dgm:pt modelId="{EE556A24-F3F4-4FD6-9AE8-A9AA2D9ABF6D}" type="pres">
      <dgm:prSet presAssocID="{0D2CBEF8-24B2-486E-9ACC-5EB1BC470984}" presName="Name37" presStyleLbl="parChTrans1D2" presStyleIdx="2" presStyleCnt="3"/>
      <dgm:spPr/>
    </dgm:pt>
    <dgm:pt modelId="{418FF242-D876-498F-B7D5-0146E22CF7ED}" type="pres">
      <dgm:prSet presAssocID="{CFEBF3A3-BC94-4EE3-AD1C-FB12ACFFA1EB}" presName="hierRoot2" presStyleCnt="0">
        <dgm:presLayoutVars>
          <dgm:hierBranch val="init"/>
        </dgm:presLayoutVars>
      </dgm:prSet>
      <dgm:spPr/>
    </dgm:pt>
    <dgm:pt modelId="{175088A4-E723-47F6-A407-400F8FBFE40D}" type="pres">
      <dgm:prSet presAssocID="{CFEBF3A3-BC94-4EE3-AD1C-FB12ACFFA1EB}" presName="rootComposite" presStyleCnt="0"/>
      <dgm:spPr/>
    </dgm:pt>
    <dgm:pt modelId="{494B1EA4-9F6A-4918-8C2F-E128F58780CD}" type="pres">
      <dgm:prSet presAssocID="{CFEBF3A3-BC94-4EE3-AD1C-FB12ACFFA1EB}" presName="rootText" presStyleLbl="node2" presStyleIdx="2" presStyleCnt="3" custScaleX="126004" custScaleY="56057" custLinFactNeighborX="89457" custLinFactNeighborY="2593">
        <dgm:presLayoutVars>
          <dgm:chPref val="3"/>
        </dgm:presLayoutVars>
      </dgm:prSet>
      <dgm:spPr>
        <a:prstGeom prst="roundRect">
          <a:avLst/>
        </a:prstGeom>
      </dgm:spPr>
    </dgm:pt>
    <dgm:pt modelId="{A4C8C5D1-334B-4882-83C1-698E8FDD5056}" type="pres">
      <dgm:prSet presAssocID="{CFEBF3A3-BC94-4EE3-AD1C-FB12ACFFA1EB}" presName="rootConnector" presStyleLbl="node2" presStyleIdx="2" presStyleCnt="3"/>
      <dgm:spPr/>
    </dgm:pt>
    <dgm:pt modelId="{2CB8272F-FB9D-4ECA-9105-245F6DE5690C}" type="pres">
      <dgm:prSet presAssocID="{CFEBF3A3-BC94-4EE3-AD1C-FB12ACFFA1EB}" presName="hierChild4" presStyleCnt="0"/>
      <dgm:spPr/>
    </dgm:pt>
    <dgm:pt modelId="{CB5BEF6A-DC99-4CAE-83E8-0DCAF2234E5D}" type="pres">
      <dgm:prSet presAssocID="{9C9E7FCB-25B3-4363-A72C-3A5D5FC7A277}" presName="Name37" presStyleLbl="parChTrans1D3" presStyleIdx="7" presStyleCnt="8"/>
      <dgm:spPr/>
    </dgm:pt>
    <dgm:pt modelId="{1CD77F71-E58C-4253-A99A-3F2EAEA238CA}" type="pres">
      <dgm:prSet presAssocID="{218A77F0-0488-4FE9-87F9-8BEDAF8ED203}" presName="hierRoot2" presStyleCnt="0">
        <dgm:presLayoutVars>
          <dgm:hierBranch val="init"/>
        </dgm:presLayoutVars>
      </dgm:prSet>
      <dgm:spPr/>
    </dgm:pt>
    <dgm:pt modelId="{FB564A5B-2676-4A99-992E-DA9F4D8C8D1D}" type="pres">
      <dgm:prSet presAssocID="{218A77F0-0488-4FE9-87F9-8BEDAF8ED203}" presName="rootComposite" presStyleCnt="0"/>
      <dgm:spPr/>
    </dgm:pt>
    <dgm:pt modelId="{D0B58289-F0B6-4C2E-B269-254655CA0F91}" type="pres">
      <dgm:prSet presAssocID="{218A77F0-0488-4FE9-87F9-8BEDAF8ED203}" presName="rootText" presStyleLbl="node3" presStyleIdx="7" presStyleCnt="8" custScaleX="193276" custScaleY="156801" custLinFactNeighborX="94312">
        <dgm:presLayoutVars>
          <dgm:chPref val="3"/>
        </dgm:presLayoutVars>
      </dgm:prSet>
      <dgm:spPr>
        <a:prstGeom prst="roundRect">
          <a:avLst/>
        </a:prstGeom>
      </dgm:spPr>
    </dgm:pt>
    <dgm:pt modelId="{2E73D154-B6E6-49B6-8B00-F64C51613CDC}" type="pres">
      <dgm:prSet presAssocID="{218A77F0-0488-4FE9-87F9-8BEDAF8ED203}" presName="rootConnector" presStyleLbl="node3" presStyleIdx="7" presStyleCnt="8"/>
      <dgm:spPr/>
    </dgm:pt>
    <dgm:pt modelId="{91D92E47-7225-4AC5-A05C-018CD8C4F0AD}" type="pres">
      <dgm:prSet presAssocID="{218A77F0-0488-4FE9-87F9-8BEDAF8ED203}" presName="hierChild4" presStyleCnt="0"/>
      <dgm:spPr/>
    </dgm:pt>
    <dgm:pt modelId="{56666B88-FDFB-4622-991E-DCA517FC6BE6}" type="pres">
      <dgm:prSet presAssocID="{218A77F0-0488-4FE9-87F9-8BEDAF8ED203}" presName="hierChild5" presStyleCnt="0"/>
      <dgm:spPr/>
    </dgm:pt>
    <dgm:pt modelId="{2EEC6370-C358-41F4-9591-AF9BCA93AB77}" type="pres">
      <dgm:prSet presAssocID="{CFEBF3A3-BC94-4EE3-AD1C-FB12ACFFA1EB}" presName="hierChild5" presStyleCnt="0"/>
      <dgm:spPr/>
    </dgm:pt>
    <dgm:pt modelId="{D2FC8E3E-2B39-416B-A8D6-BFFC6BA26BED}" type="pres">
      <dgm:prSet presAssocID="{85C41441-B464-4145-A591-3D0154CC8ED1}" presName="hierChild3" presStyleCnt="0"/>
      <dgm:spPr/>
    </dgm:pt>
  </dgm:ptLst>
  <dgm:cxnLst>
    <dgm:cxn modelId="{36192400-89BC-4A30-8C18-8902A896DAF0}" type="presOf" srcId="{FBBD708D-A9F7-43EB-A3F3-85C2D7CE7713}" destId="{F3DE7D09-099F-41B1-84A5-CA59F51769FA}" srcOrd="0" destOrd="0" presId="urn:microsoft.com/office/officeart/2005/8/layout/orgChart1"/>
    <dgm:cxn modelId="{E4967201-E819-461E-BBBE-9F4C56F4B0C9}" type="presOf" srcId="{2BB29AF3-3338-4E8C-9413-A75CF6160C0A}" destId="{559EE786-39F9-4576-9A61-9A2601F52878}" srcOrd="0" destOrd="0" presId="urn:microsoft.com/office/officeart/2005/8/layout/orgChart1"/>
    <dgm:cxn modelId="{D046BF02-F160-496E-B3ED-5E8ECAF098B4}" type="presOf" srcId="{E5C978F8-0326-4CAD-8771-BA164E95E070}" destId="{267C7198-3BD5-481D-8EE3-6B2C329160A6}" srcOrd="0" destOrd="0" presId="urn:microsoft.com/office/officeart/2005/8/layout/orgChart1"/>
    <dgm:cxn modelId="{F0EE8903-046B-4D4C-BDD0-F4401B745016}" srcId="{5DD8621B-95E0-4EA8-AB2D-74140A307FF8}" destId="{D589AD0A-C26E-4497-89EC-9991DCAEA3E6}" srcOrd="2" destOrd="0" parTransId="{805E32D9-099A-471D-B834-21031133D79B}" sibTransId="{8BB92C7C-A38A-491A-BBD8-7EC8B60570F6}"/>
    <dgm:cxn modelId="{21F56911-C3DF-4594-9250-97779B53DB74}" type="presOf" srcId="{85C41441-B464-4145-A591-3D0154CC8ED1}" destId="{8B382E2B-ABEE-47E1-83BD-5C1AC8C48DD6}" srcOrd="1" destOrd="0" presId="urn:microsoft.com/office/officeart/2005/8/layout/orgChart1"/>
    <dgm:cxn modelId="{894CA617-F32F-44D7-8B5E-C27898BE55C7}" srcId="{85C41441-B464-4145-A591-3D0154CC8ED1}" destId="{5DD8621B-95E0-4EA8-AB2D-74140A307FF8}" srcOrd="0" destOrd="0" parTransId="{2413E9E6-D4B5-4647-9771-C4F7125BF675}" sibTransId="{94B456E3-F2F9-4CB8-8F80-A45D9916D081}"/>
    <dgm:cxn modelId="{3DBA631C-5F0D-43B1-80FA-0462A44EE90A}" srcId="{85C41441-B464-4145-A591-3D0154CC8ED1}" destId="{CFEBF3A3-BC94-4EE3-AD1C-FB12ACFFA1EB}" srcOrd="2" destOrd="0" parTransId="{0D2CBEF8-24B2-486E-9ACC-5EB1BC470984}" sibTransId="{F90D7642-4F67-4EB4-B8B9-D17842AB4A0D}"/>
    <dgm:cxn modelId="{B46CA922-E11D-41D2-B202-C6226A67975D}" type="presOf" srcId="{D80013E7-E014-426D-B019-4EE4BDFE7327}" destId="{1EFD2990-2E19-4FF8-98B6-4887A8CD250C}" srcOrd="0" destOrd="0" presId="urn:microsoft.com/office/officeart/2005/8/layout/orgChart1"/>
    <dgm:cxn modelId="{DB171424-A661-4E7B-B227-985BC0581C34}" type="presOf" srcId="{218A77F0-0488-4FE9-87F9-8BEDAF8ED203}" destId="{D0B58289-F0B6-4C2E-B269-254655CA0F91}" srcOrd="0" destOrd="0" presId="urn:microsoft.com/office/officeart/2005/8/layout/orgChart1"/>
    <dgm:cxn modelId="{B7C1972D-8615-4F64-9349-B735AA997E18}" type="presOf" srcId="{7B749933-BEBF-4EAC-8A92-0623105E7934}" destId="{431AE647-6D26-456C-92ED-5F0818E4C18B}" srcOrd="0" destOrd="0" presId="urn:microsoft.com/office/officeart/2005/8/layout/orgChart1"/>
    <dgm:cxn modelId="{B4077031-F239-4EDF-A669-D3F99D802341}" type="presOf" srcId="{218A77F0-0488-4FE9-87F9-8BEDAF8ED203}" destId="{2E73D154-B6E6-49B6-8B00-F64C51613CDC}" srcOrd="1" destOrd="0" presId="urn:microsoft.com/office/officeart/2005/8/layout/orgChart1"/>
    <dgm:cxn modelId="{EA685A33-DC99-4A71-949C-D4C98591DDA2}" srcId="{7FC29B5C-0C2B-4372-BE37-9D31F71BF2E4}" destId="{FBBD708D-A9F7-43EB-A3F3-85C2D7CE7713}" srcOrd="3" destOrd="0" parTransId="{97CA7C4E-6723-43CF-97B3-D9A31C4055AB}" sibTransId="{A7057724-5114-4C2E-AC4B-B7DA27A8F9EC}"/>
    <dgm:cxn modelId="{F8537336-3CA6-40E0-9F0F-E340C6140547}" type="presOf" srcId="{86254965-9699-4712-8C15-518EA203F6E7}" destId="{64C1E5CC-A8A0-400D-A339-2EB1D9163434}" srcOrd="1" destOrd="0" presId="urn:microsoft.com/office/officeart/2005/8/layout/orgChart1"/>
    <dgm:cxn modelId="{2DA92937-D6BE-44E0-A499-5BB2DB81F1B9}" type="presOf" srcId="{7FC29B5C-0C2B-4372-BE37-9D31F71BF2E4}" destId="{892F44A6-31E7-4EA7-99DC-D21AFD8584A8}" srcOrd="0" destOrd="0" presId="urn:microsoft.com/office/officeart/2005/8/layout/orgChart1"/>
    <dgm:cxn modelId="{2EB29238-03CF-445E-A328-8B8A8005ADBC}" type="presOf" srcId="{5B254B20-07F7-42C8-B4F1-4811E8330630}" destId="{C48409F8-E684-48AF-A9A4-F2E23A1B8FF3}" srcOrd="0" destOrd="0" presId="urn:microsoft.com/office/officeart/2005/8/layout/orgChart1"/>
    <dgm:cxn modelId="{65EE0F3A-C0BF-4BA7-BD7F-3D6BF2498D2B}" type="presOf" srcId="{5DD8621B-95E0-4EA8-AB2D-74140A307FF8}" destId="{AC5D60B4-6CA8-49D7-9684-D472D9CD0FA9}" srcOrd="0" destOrd="0" presId="urn:microsoft.com/office/officeart/2005/8/layout/orgChart1"/>
    <dgm:cxn modelId="{2E3A8B3F-6723-4D78-8034-F3A2F1AAB552}" type="presOf" srcId="{D589AD0A-C26E-4497-89EC-9991DCAEA3E6}" destId="{5B77650A-0251-46DC-BEB8-DA1B3C748D13}" srcOrd="0" destOrd="0" presId="urn:microsoft.com/office/officeart/2005/8/layout/orgChart1"/>
    <dgm:cxn modelId="{80B1685C-82B3-4C6A-A638-EE85C9A0FD5F}" srcId="{7FC29B5C-0C2B-4372-BE37-9D31F71BF2E4}" destId="{68B9D4D5-7776-4DD1-8597-485357B21CD8}" srcOrd="1" destOrd="0" parTransId="{D80013E7-E014-426D-B019-4EE4BDFE7327}" sibTransId="{505FCE8E-C1BC-43DA-89FD-73150AE6481D}"/>
    <dgm:cxn modelId="{5A2D6D5D-1B51-4369-B73C-28E8E6914CB0}" type="presOf" srcId="{9C9E7FCB-25B3-4363-A72C-3A5D5FC7A277}" destId="{CB5BEF6A-DC99-4CAE-83E8-0DCAF2234E5D}" srcOrd="0" destOrd="0" presId="urn:microsoft.com/office/officeart/2005/8/layout/orgChart1"/>
    <dgm:cxn modelId="{3CB4D56C-8DAE-4B2E-BB4B-DB70924D47CF}" type="presOf" srcId="{CFEBF3A3-BC94-4EE3-AD1C-FB12ACFFA1EB}" destId="{494B1EA4-9F6A-4918-8C2F-E128F58780CD}" srcOrd="0" destOrd="0" presId="urn:microsoft.com/office/officeart/2005/8/layout/orgChart1"/>
    <dgm:cxn modelId="{E985DA50-3A02-44C3-8ACB-0E73756E7467}" srcId="{7FC29B5C-0C2B-4372-BE37-9D31F71BF2E4}" destId="{0A5235DF-CBCE-4A9B-B59B-A434CACD1582}" srcOrd="2" destOrd="0" parTransId="{5B254B20-07F7-42C8-B4F1-4811E8330630}" sibTransId="{72982752-7453-4973-893D-B7B274816F31}"/>
    <dgm:cxn modelId="{3AD3E273-F557-4182-960D-6CAE452D5CEE}" type="presOf" srcId="{CFEBF3A3-BC94-4EE3-AD1C-FB12ACFFA1EB}" destId="{A4C8C5D1-334B-4882-83C1-698E8FDD5056}" srcOrd="1" destOrd="0" presId="urn:microsoft.com/office/officeart/2005/8/layout/orgChart1"/>
    <dgm:cxn modelId="{FBF47174-F956-41E8-98D5-32253F003F35}" type="presOf" srcId="{D589AD0A-C26E-4497-89EC-9991DCAEA3E6}" destId="{9623E0EE-9339-4D17-93D7-2DCE6AB71E32}" srcOrd="1" destOrd="0" presId="urn:microsoft.com/office/officeart/2005/8/layout/orgChart1"/>
    <dgm:cxn modelId="{21443475-E8C5-47B8-B845-3DB34D5F4524}" type="presOf" srcId="{0D2CBEF8-24B2-486E-9ACC-5EB1BC470984}" destId="{EE556A24-F3F4-4FD6-9AE8-A9AA2D9ABF6D}" srcOrd="0" destOrd="0" presId="urn:microsoft.com/office/officeart/2005/8/layout/orgChart1"/>
    <dgm:cxn modelId="{33C59B76-A005-4F59-AC7C-ED1A0CC8F774}" type="presOf" srcId="{0A5235DF-CBCE-4A9B-B59B-A434CACD1582}" destId="{43874ACC-835C-4179-A85C-44D281C083E9}" srcOrd="1" destOrd="0" presId="urn:microsoft.com/office/officeart/2005/8/layout/orgChart1"/>
    <dgm:cxn modelId="{63722757-C4F1-4F39-979F-413D9037AAC0}" type="presOf" srcId="{1F88FF3C-8744-46F5-94D0-8E90DC09ED7C}" destId="{33786D40-B276-48E1-BEDF-CB66C611E931}" srcOrd="0" destOrd="0" presId="urn:microsoft.com/office/officeart/2005/8/layout/orgChart1"/>
    <dgm:cxn modelId="{2D227A82-502A-457D-BB79-F80EFD11D681}" srcId="{FBE304FC-9B27-4CEE-8914-1E62171C2195}" destId="{85C41441-B464-4145-A591-3D0154CC8ED1}" srcOrd="0" destOrd="0" parTransId="{E7CEE825-D645-458B-A013-EA2128120F70}" sibTransId="{9B4A3B18-627E-415D-A973-6A66E96E56C8}"/>
    <dgm:cxn modelId="{09E5D18E-7308-482B-A07E-B1B4471A202B}" type="presOf" srcId="{5DD8621B-95E0-4EA8-AB2D-74140A307FF8}" destId="{FDE3D789-31EF-47F1-B3DF-72F8664EEDFF}" srcOrd="1" destOrd="0" presId="urn:microsoft.com/office/officeart/2005/8/layout/orgChart1"/>
    <dgm:cxn modelId="{256D908F-4C4F-47C1-BED0-55EB5CD11E7F}" srcId="{CFEBF3A3-BC94-4EE3-AD1C-FB12ACFFA1EB}" destId="{218A77F0-0488-4FE9-87F9-8BEDAF8ED203}" srcOrd="0" destOrd="0" parTransId="{9C9E7FCB-25B3-4363-A72C-3A5D5FC7A277}" sibTransId="{4FEBE9C1-39BE-404D-945E-47C57CA43300}"/>
    <dgm:cxn modelId="{C614EB9E-9FAA-495A-99B5-25EA62EEFB62}" type="presOf" srcId="{2BB29AF3-3338-4E8C-9413-A75CF6160C0A}" destId="{957CD310-C497-4336-8A61-8B780AEBA97C}" srcOrd="1" destOrd="0" presId="urn:microsoft.com/office/officeart/2005/8/layout/orgChart1"/>
    <dgm:cxn modelId="{559626A8-E7C9-405B-ABE7-E8A56EFD67FB}" srcId="{5DD8621B-95E0-4EA8-AB2D-74140A307FF8}" destId="{2BB29AF3-3338-4E8C-9413-A75CF6160C0A}" srcOrd="0" destOrd="0" parTransId="{7B749933-BEBF-4EAC-8A92-0623105E7934}" sibTransId="{BA0E300E-AFF7-4A82-99EC-D5975715E26C}"/>
    <dgm:cxn modelId="{1188AEB7-4567-446F-B68D-973D2A0C9DDF}" type="presOf" srcId="{0A5235DF-CBCE-4A9B-B59B-A434CACD1582}" destId="{DABCAACA-3BFB-49D1-A554-6D4393C1F73F}" srcOrd="0" destOrd="0" presId="urn:microsoft.com/office/officeart/2005/8/layout/orgChart1"/>
    <dgm:cxn modelId="{278501BC-5DE9-4779-A425-933AF9F02DDB}" type="presOf" srcId="{FBBD708D-A9F7-43EB-A3F3-85C2D7CE7713}" destId="{06ABACED-3CF4-4320-888C-853485005840}" srcOrd="1" destOrd="0" presId="urn:microsoft.com/office/officeart/2005/8/layout/orgChart1"/>
    <dgm:cxn modelId="{FACDDBBD-7200-4221-B7F0-679F9188BE8C}" type="presOf" srcId="{E5C978F8-0326-4CAD-8771-BA164E95E070}" destId="{95EE1914-E532-4021-9E66-2EFF03B6FD4C}" srcOrd="1" destOrd="0" presId="urn:microsoft.com/office/officeart/2005/8/layout/orgChart1"/>
    <dgm:cxn modelId="{3A79B4C0-3556-421E-B762-4930802C6438}" type="presOf" srcId="{11A66D45-18F3-4B6F-B676-9D2206FFF82C}" destId="{A823EBFF-C5A9-4759-BAA7-5591AB6EF0AF}" srcOrd="0" destOrd="0" presId="urn:microsoft.com/office/officeart/2005/8/layout/orgChart1"/>
    <dgm:cxn modelId="{C35F23C5-4243-463C-957A-549F20479B10}" type="presOf" srcId="{68B9D4D5-7776-4DD1-8597-485357B21CD8}" destId="{13499E43-5808-48C9-B088-43A45CE9D801}" srcOrd="1" destOrd="0" presId="urn:microsoft.com/office/officeart/2005/8/layout/orgChart1"/>
    <dgm:cxn modelId="{CDD56CC9-61B0-4804-90C8-854F91B862DF}" srcId="{7FC29B5C-0C2B-4372-BE37-9D31F71BF2E4}" destId="{86254965-9699-4712-8C15-518EA203F6E7}" srcOrd="0" destOrd="0" parTransId="{1F88FF3C-8744-46F5-94D0-8E90DC09ED7C}" sibTransId="{A1C79CE3-7AFB-4A01-86A7-F65322FDA0D8}"/>
    <dgm:cxn modelId="{86B14ED3-BD3A-4814-8EE0-F0E63A3FEA7F}" type="presOf" srcId="{7FC29B5C-0C2B-4372-BE37-9D31F71BF2E4}" destId="{A64E9712-A1A4-41BA-BBD4-22DF0CE31FCD}" srcOrd="1" destOrd="0" presId="urn:microsoft.com/office/officeart/2005/8/layout/orgChart1"/>
    <dgm:cxn modelId="{793E04D4-25E1-4D60-9357-870F670F7919}" type="presOf" srcId="{68B9D4D5-7776-4DD1-8597-485357B21CD8}" destId="{28CF2E9B-4E86-4D96-85C2-CCBE71C94D69}" srcOrd="0" destOrd="0" presId="urn:microsoft.com/office/officeart/2005/8/layout/orgChart1"/>
    <dgm:cxn modelId="{82F172DD-0772-4D50-93F8-8393DA96C5FE}" type="presOf" srcId="{F7223292-34CA-4717-A8DF-D90D01542822}" destId="{363BC496-C255-49D4-9460-115B2D3B34B7}" srcOrd="0" destOrd="0" presId="urn:microsoft.com/office/officeart/2005/8/layout/orgChart1"/>
    <dgm:cxn modelId="{531C01DE-5269-4820-8A99-8E36810A472F}" type="presOf" srcId="{805E32D9-099A-471D-B834-21031133D79B}" destId="{4A353E71-76D8-4EFC-B130-7A6F9AA77CA5}" srcOrd="0" destOrd="0" presId="urn:microsoft.com/office/officeart/2005/8/layout/orgChart1"/>
    <dgm:cxn modelId="{065AF3DF-B6DB-4D4B-BB40-B99B66A4C710}" srcId="{85C41441-B464-4145-A591-3D0154CC8ED1}" destId="{7FC29B5C-0C2B-4372-BE37-9D31F71BF2E4}" srcOrd="1" destOrd="0" parTransId="{11A66D45-18F3-4B6F-B676-9D2206FFF82C}" sibTransId="{EDAFB5C3-07B0-4BC2-8180-E8FF2A3A8D09}"/>
    <dgm:cxn modelId="{FDCCEDE1-8148-431D-BB0F-ACEE28CBBF5C}" type="presOf" srcId="{86254965-9699-4712-8C15-518EA203F6E7}" destId="{997DC17B-A966-4010-9788-029123835636}" srcOrd="0" destOrd="0" presId="urn:microsoft.com/office/officeart/2005/8/layout/orgChart1"/>
    <dgm:cxn modelId="{1A6583EA-95AD-4001-8EBF-D93A2A090C34}" type="presOf" srcId="{97CA7C4E-6723-43CF-97B3-D9A31C4055AB}" destId="{16A0F368-D8E5-459B-984E-B942F830B049}" srcOrd="0" destOrd="0" presId="urn:microsoft.com/office/officeart/2005/8/layout/orgChart1"/>
    <dgm:cxn modelId="{D94B6CED-5951-45D6-BDEF-21F18179ADFB}" type="presOf" srcId="{FBE304FC-9B27-4CEE-8914-1E62171C2195}" destId="{87A471C4-BE21-470F-9FB6-0C35C915E20E}" srcOrd="0" destOrd="0" presId="urn:microsoft.com/office/officeart/2005/8/layout/orgChart1"/>
    <dgm:cxn modelId="{D42F2DEE-4110-41BA-ACDF-8BED98A9D7B4}" type="presOf" srcId="{2413E9E6-D4B5-4647-9771-C4F7125BF675}" destId="{B966DD5E-20A9-4BAA-B1B6-17812AB1BC1B}" srcOrd="0" destOrd="0" presId="urn:microsoft.com/office/officeart/2005/8/layout/orgChart1"/>
    <dgm:cxn modelId="{F1DB5BF4-A726-4A87-B72A-76DB75FB7DF7}" srcId="{5DD8621B-95E0-4EA8-AB2D-74140A307FF8}" destId="{E5C978F8-0326-4CAD-8771-BA164E95E070}" srcOrd="1" destOrd="0" parTransId="{F7223292-34CA-4717-A8DF-D90D01542822}" sibTransId="{60DDA174-B087-46EA-BFDC-D0D1D39E2174}"/>
    <dgm:cxn modelId="{DC8049FF-8AF6-4C81-AA03-F16559DD4526}" type="presOf" srcId="{85C41441-B464-4145-A591-3D0154CC8ED1}" destId="{CFC6D3F0-000A-404E-9CEC-0C5F6113F2EA}" srcOrd="0" destOrd="0" presId="urn:microsoft.com/office/officeart/2005/8/layout/orgChart1"/>
    <dgm:cxn modelId="{A705FF3C-B1A9-44D2-B4C7-BDCC68A1785C}" type="presParOf" srcId="{87A471C4-BE21-470F-9FB6-0C35C915E20E}" destId="{46F18F6E-C815-4EEF-8A91-D15E2B581247}" srcOrd="0" destOrd="0" presId="urn:microsoft.com/office/officeart/2005/8/layout/orgChart1"/>
    <dgm:cxn modelId="{E4F2791D-449D-4B6D-AA59-B6BF3E805946}" type="presParOf" srcId="{46F18F6E-C815-4EEF-8A91-D15E2B581247}" destId="{10F1AB19-2337-4C83-BEB3-0048B6FF3C14}" srcOrd="0" destOrd="0" presId="urn:microsoft.com/office/officeart/2005/8/layout/orgChart1"/>
    <dgm:cxn modelId="{B77A478F-2003-4F08-BDCF-3D80E2BDD94E}" type="presParOf" srcId="{10F1AB19-2337-4C83-BEB3-0048B6FF3C14}" destId="{CFC6D3F0-000A-404E-9CEC-0C5F6113F2EA}" srcOrd="0" destOrd="0" presId="urn:microsoft.com/office/officeart/2005/8/layout/orgChart1"/>
    <dgm:cxn modelId="{A240DDE6-A484-49C5-B44A-FB7F6D33718C}" type="presParOf" srcId="{10F1AB19-2337-4C83-BEB3-0048B6FF3C14}" destId="{8B382E2B-ABEE-47E1-83BD-5C1AC8C48DD6}" srcOrd="1" destOrd="0" presId="urn:microsoft.com/office/officeart/2005/8/layout/orgChart1"/>
    <dgm:cxn modelId="{F610AD4F-70C7-46E2-8170-1B68F15A23C7}" type="presParOf" srcId="{46F18F6E-C815-4EEF-8A91-D15E2B581247}" destId="{E0E7D59A-7551-4DD7-BC36-49D4B9E21467}" srcOrd="1" destOrd="0" presId="urn:microsoft.com/office/officeart/2005/8/layout/orgChart1"/>
    <dgm:cxn modelId="{A17AC9E6-23E8-450C-954E-48B83C169215}" type="presParOf" srcId="{E0E7D59A-7551-4DD7-BC36-49D4B9E21467}" destId="{B966DD5E-20A9-4BAA-B1B6-17812AB1BC1B}" srcOrd="0" destOrd="0" presId="urn:microsoft.com/office/officeart/2005/8/layout/orgChart1"/>
    <dgm:cxn modelId="{63F9DDDF-413C-4AFF-B651-59E36FB88794}" type="presParOf" srcId="{E0E7D59A-7551-4DD7-BC36-49D4B9E21467}" destId="{84B108EE-AB1D-40EA-B363-15073D9DE3AF}" srcOrd="1" destOrd="0" presId="urn:microsoft.com/office/officeart/2005/8/layout/orgChart1"/>
    <dgm:cxn modelId="{ED56A9EA-2C14-48A9-9A26-4D7FD1714560}" type="presParOf" srcId="{84B108EE-AB1D-40EA-B363-15073D9DE3AF}" destId="{B1B60521-9E53-4B1E-A19C-CF0A3BD1E283}" srcOrd="0" destOrd="0" presId="urn:microsoft.com/office/officeart/2005/8/layout/orgChart1"/>
    <dgm:cxn modelId="{0AF88FB8-4B8D-42B7-951C-E8D9E34FCFF2}" type="presParOf" srcId="{B1B60521-9E53-4B1E-A19C-CF0A3BD1E283}" destId="{AC5D60B4-6CA8-49D7-9684-D472D9CD0FA9}" srcOrd="0" destOrd="0" presId="urn:microsoft.com/office/officeart/2005/8/layout/orgChart1"/>
    <dgm:cxn modelId="{11A82B04-B3DD-41DD-B589-F7BFBC0D1510}" type="presParOf" srcId="{B1B60521-9E53-4B1E-A19C-CF0A3BD1E283}" destId="{FDE3D789-31EF-47F1-B3DF-72F8664EEDFF}" srcOrd="1" destOrd="0" presId="urn:microsoft.com/office/officeart/2005/8/layout/orgChart1"/>
    <dgm:cxn modelId="{5C1978B3-871F-48EA-B341-601AA44659B5}" type="presParOf" srcId="{84B108EE-AB1D-40EA-B363-15073D9DE3AF}" destId="{CFFDA590-DABB-457A-9DA3-80FAD1FAD2CF}" srcOrd="1" destOrd="0" presId="urn:microsoft.com/office/officeart/2005/8/layout/orgChart1"/>
    <dgm:cxn modelId="{6C0F59AF-7E90-4359-94F6-9DD28C3B5227}" type="presParOf" srcId="{CFFDA590-DABB-457A-9DA3-80FAD1FAD2CF}" destId="{431AE647-6D26-456C-92ED-5F0818E4C18B}" srcOrd="0" destOrd="0" presId="urn:microsoft.com/office/officeart/2005/8/layout/orgChart1"/>
    <dgm:cxn modelId="{B10CDF83-78A3-42E7-8F59-EF65EBF5F34D}" type="presParOf" srcId="{CFFDA590-DABB-457A-9DA3-80FAD1FAD2CF}" destId="{656B15A5-CB67-4BFD-BA7E-9BAD2AF6A371}" srcOrd="1" destOrd="0" presId="urn:microsoft.com/office/officeart/2005/8/layout/orgChart1"/>
    <dgm:cxn modelId="{86A57807-E49F-4273-AA56-DBE027EDF8DD}" type="presParOf" srcId="{656B15A5-CB67-4BFD-BA7E-9BAD2AF6A371}" destId="{0A8A52E8-6451-4AFD-B806-DA974059F130}" srcOrd="0" destOrd="0" presId="urn:microsoft.com/office/officeart/2005/8/layout/orgChart1"/>
    <dgm:cxn modelId="{370D5B0E-2B4B-4C67-B1F8-E45629179D27}" type="presParOf" srcId="{0A8A52E8-6451-4AFD-B806-DA974059F130}" destId="{559EE786-39F9-4576-9A61-9A2601F52878}" srcOrd="0" destOrd="0" presId="urn:microsoft.com/office/officeart/2005/8/layout/orgChart1"/>
    <dgm:cxn modelId="{BF19E609-015B-4E2D-BF60-1194D0F7BC5F}" type="presParOf" srcId="{0A8A52E8-6451-4AFD-B806-DA974059F130}" destId="{957CD310-C497-4336-8A61-8B780AEBA97C}" srcOrd="1" destOrd="0" presId="urn:microsoft.com/office/officeart/2005/8/layout/orgChart1"/>
    <dgm:cxn modelId="{D07EE7A8-7BE1-42CA-AF03-F1C53D846DFC}" type="presParOf" srcId="{656B15A5-CB67-4BFD-BA7E-9BAD2AF6A371}" destId="{68C4475D-BAF2-4023-86D0-7FC3015657C0}" srcOrd="1" destOrd="0" presId="urn:microsoft.com/office/officeart/2005/8/layout/orgChart1"/>
    <dgm:cxn modelId="{60CF8CCD-EC51-4435-B640-F103B28C230E}" type="presParOf" srcId="{656B15A5-CB67-4BFD-BA7E-9BAD2AF6A371}" destId="{0A7A24D8-206A-42EC-B768-1B26125F8B11}" srcOrd="2" destOrd="0" presId="urn:microsoft.com/office/officeart/2005/8/layout/orgChart1"/>
    <dgm:cxn modelId="{B281F64D-9D26-4682-8378-5BB05F41AED5}" type="presParOf" srcId="{CFFDA590-DABB-457A-9DA3-80FAD1FAD2CF}" destId="{363BC496-C255-49D4-9460-115B2D3B34B7}" srcOrd="2" destOrd="0" presId="urn:microsoft.com/office/officeart/2005/8/layout/orgChart1"/>
    <dgm:cxn modelId="{D3FA503A-883F-4D7D-A0E6-885F44B26888}" type="presParOf" srcId="{CFFDA590-DABB-457A-9DA3-80FAD1FAD2CF}" destId="{CDA59599-C3DC-40EC-941D-F059BDF1C3D4}" srcOrd="3" destOrd="0" presId="urn:microsoft.com/office/officeart/2005/8/layout/orgChart1"/>
    <dgm:cxn modelId="{D5332A65-A4D4-4C55-8FA9-8D408494040B}" type="presParOf" srcId="{CDA59599-C3DC-40EC-941D-F059BDF1C3D4}" destId="{76B1DF80-692C-43AB-B6DF-8EFC49000567}" srcOrd="0" destOrd="0" presId="urn:microsoft.com/office/officeart/2005/8/layout/orgChart1"/>
    <dgm:cxn modelId="{8D00105B-A5BA-4D8C-9C3F-F0A27A98D9BD}" type="presParOf" srcId="{76B1DF80-692C-43AB-B6DF-8EFC49000567}" destId="{267C7198-3BD5-481D-8EE3-6B2C329160A6}" srcOrd="0" destOrd="0" presId="urn:microsoft.com/office/officeart/2005/8/layout/orgChart1"/>
    <dgm:cxn modelId="{BB22559E-DB9E-4A93-9B72-B2552056804F}" type="presParOf" srcId="{76B1DF80-692C-43AB-B6DF-8EFC49000567}" destId="{95EE1914-E532-4021-9E66-2EFF03B6FD4C}" srcOrd="1" destOrd="0" presId="urn:microsoft.com/office/officeart/2005/8/layout/orgChart1"/>
    <dgm:cxn modelId="{9EA6A1E4-8B49-425D-89CE-FB9071533DB5}" type="presParOf" srcId="{CDA59599-C3DC-40EC-941D-F059BDF1C3D4}" destId="{B2C7EC77-D3D2-4C3C-90EA-004DB8A064B8}" srcOrd="1" destOrd="0" presId="urn:microsoft.com/office/officeart/2005/8/layout/orgChart1"/>
    <dgm:cxn modelId="{E1999AA6-603B-4F1A-A64B-8624E4266395}" type="presParOf" srcId="{CDA59599-C3DC-40EC-941D-F059BDF1C3D4}" destId="{99F346EA-59CC-4412-92AD-E4FAF8BD7F15}" srcOrd="2" destOrd="0" presId="urn:microsoft.com/office/officeart/2005/8/layout/orgChart1"/>
    <dgm:cxn modelId="{EB46C785-CFDD-4D9D-BC74-BAFC9682AFE6}" type="presParOf" srcId="{CFFDA590-DABB-457A-9DA3-80FAD1FAD2CF}" destId="{4A353E71-76D8-4EFC-B130-7A6F9AA77CA5}" srcOrd="4" destOrd="0" presId="urn:microsoft.com/office/officeart/2005/8/layout/orgChart1"/>
    <dgm:cxn modelId="{FC86B707-09DA-4D5E-8D85-E1BC05080C60}" type="presParOf" srcId="{CFFDA590-DABB-457A-9DA3-80FAD1FAD2CF}" destId="{AC06EAED-809A-4ACF-A123-863350ED244F}" srcOrd="5" destOrd="0" presId="urn:microsoft.com/office/officeart/2005/8/layout/orgChart1"/>
    <dgm:cxn modelId="{3A2FEB7C-B665-4694-962B-423C4FA22BDD}" type="presParOf" srcId="{AC06EAED-809A-4ACF-A123-863350ED244F}" destId="{C1071C07-36DD-4927-9DEF-0731F94E6398}" srcOrd="0" destOrd="0" presId="urn:microsoft.com/office/officeart/2005/8/layout/orgChart1"/>
    <dgm:cxn modelId="{4264EDB5-B236-448C-8716-DD0CDEAB1011}" type="presParOf" srcId="{C1071C07-36DD-4927-9DEF-0731F94E6398}" destId="{5B77650A-0251-46DC-BEB8-DA1B3C748D13}" srcOrd="0" destOrd="0" presId="urn:microsoft.com/office/officeart/2005/8/layout/orgChart1"/>
    <dgm:cxn modelId="{5318A795-D03A-461A-A775-8511BA5B0D73}" type="presParOf" srcId="{C1071C07-36DD-4927-9DEF-0731F94E6398}" destId="{9623E0EE-9339-4D17-93D7-2DCE6AB71E32}" srcOrd="1" destOrd="0" presId="urn:microsoft.com/office/officeart/2005/8/layout/orgChart1"/>
    <dgm:cxn modelId="{ADFC272C-557C-4253-A3BA-A98704FA50D2}" type="presParOf" srcId="{AC06EAED-809A-4ACF-A123-863350ED244F}" destId="{EC250035-E6ED-44E3-A415-1A14788A6D38}" srcOrd="1" destOrd="0" presId="urn:microsoft.com/office/officeart/2005/8/layout/orgChart1"/>
    <dgm:cxn modelId="{6A18E12C-73E4-40C3-9536-B780C8811B3A}" type="presParOf" srcId="{AC06EAED-809A-4ACF-A123-863350ED244F}" destId="{144B1DDD-DE09-48BC-9A61-0C03FB1929A7}" srcOrd="2" destOrd="0" presId="urn:microsoft.com/office/officeart/2005/8/layout/orgChart1"/>
    <dgm:cxn modelId="{D12D73C2-4BF3-4EA0-B1D0-D73B913B5CDD}" type="presParOf" srcId="{84B108EE-AB1D-40EA-B363-15073D9DE3AF}" destId="{B70E46FA-2930-48F4-88BB-ADBC3F17B9A7}" srcOrd="2" destOrd="0" presId="urn:microsoft.com/office/officeart/2005/8/layout/orgChart1"/>
    <dgm:cxn modelId="{5091FD4A-C7B1-4088-9DAE-9A6D9939955D}" type="presParOf" srcId="{E0E7D59A-7551-4DD7-BC36-49D4B9E21467}" destId="{A823EBFF-C5A9-4759-BAA7-5591AB6EF0AF}" srcOrd="2" destOrd="0" presId="urn:microsoft.com/office/officeart/2005/8/layout/orgChart1"/>
    <dgm:cxn modelId="{8FD77260-DADB-49B9-93D5-A895B5FBB8BF}" type="presParOf" srcId="{E0E7D59A-7551-4DD7-BC36-49D4B9E21467}" destId="{C5498613-8EFC-4B4A-B48D-24FFFD23AF51}" srcOrd="3" destOrd="0" presId="urn:microsoft.com/office/officeart/2005/8/layout/orgChart1"/>
    <dgm:cxn modelId="{B4D0EB70-6897-4FDC-A001-2CD6A6AE38E1}" type="presParOf" srcId="{C5498613-8EFC-4B4A-B48D-24FFFD23AF51}" destId="{AA6CEAE3-509E-49F3-A650-F578EAF99DF3}" srcOrd="0" destOrd="0" presId="urn:microsoft.com/office/officeart/2005/8/layout/orgChart1"/>
    <dgm:cxn modelId="{8790B522-3DF9-4C3D-B6BA-A40C6FCACA23}" type="presParOf" srcId="{AA6CEAE3-509E-49F3-A650-F578EAF99DF3}" destId="{892F44A6-31E7-4EA7-99DC-D21AFD8584A8}" srcOrd="0" destOrd="0" presId="urn:microsoft.com/office/officeart/2005/8/layout/orgChart1"/>
    <dgm:cxn modelId="{E5EE88DB-3815-44E8-8109-FA65BD14F4A0}" type="presParOf" srcId="{AA6CEAE3-509E-49F3-A650-F578EAF99DF3}" destId="{A64E9712-A1A4-41BA-BBD4-22DF0CE31FCD}" srcOrd="1" destOrd="0" presId="urn:microsoft.com/office/officeart/2005/8/layout/orgChart1"/>
    <dgm:cxn modelId="{899EA99C-7FF6-4ED3-87A2-066254880023}" type="presParOf" srcId="{C5498613-8EFC-4B4A-B48D-24FFFD23AF51}" destId="{5653C6E6-45FF-4A73-9238-8CD8547D74D7}" srcOrd="1" destOrd="0" presId="urn:microsoft.com/office/officeart/2005/8/layout/orgChart1"/>
    <dgm:cxn modelId="{846DA5E3-3D4A-4C68-816F-445CE14CA4AF}" type="presParOf" srcId="{5653C6E6-45FF-4A73-9238-8CD8547D74D7}" destId="{33786D40-B276-48E1-BEDF-CB66C611E931}" srcOrd="0" destOrd="0" presId="urn:microsoft.com/office/officeart/2005/8/layout/orgChart1"/>
    <dgm:cxn modelId="{E5234B9B-31B0-4B1F-A298-B86700342A54}" type="presParOf" srcId="{5653C6E6-45FF-4A73-9238-8CD8547D74D7}" destId="{EB5A307B-B4E6-4B7D-B71D-ABD8F2DCBD6E}" srcOrd="1" destOrd="0" presId="urn:microsoft.com/office/officeart/2005/8/layout/orgChart1"/>
    <dgm:cxn modelId="{7DC6D3D5-1025-48DA-8847-803B44BF5948}" type="presParOf" srcId="{EB5A307B-B4E6-4B7D-B71D-ABD8F2DCBD6E}" destId="{37043310-1DB7-4134-968A-9883ED6ACF3C}" srcOrd="0" destOrd="0" presId="urn:microsoft.com/office/officeart/2005/8/layout/orgChart1"/>
    <dgm:cxn modelId="{FD62D9C9-AA7C-4328-A171-73011A596116}" type="presParOf" srcId="{37043310-1DB7-4134-968A-9883ED6ACF3C}" destId="{997DC17B-A966-4010-9788-029123835636}" srcOrd="0" destOrd="0" presId="urn:microsoft.com/office/officeart/2005/8/layout/orgChart1"/>
    <dgm:cxn modelId="{1DA49334-18B3-4E0F-89AE-387A6E0E5763}" type="presParOf" srcId="{37043310-1DB7-4134-968A-9883ED6ACF3C}" destId="{64C1E5CC-A8A0-400D-A339-2EB1D9163434}" srcOrd="1" destOrd="0" presId="urn:microsoft.com/office/officeart/2005/8/layout/orgChart1"/>
    <dgm:cxn modelId="{D816591C-E606-4385-91E2-E1995AA39ABF}" type="presParOf" srcId="{EB5A307B-B4E6-4B7D-B71D-ABD8F2DCBD6E}" destId="{E3594954-9BDE-4C9F-B7D8-5A5A16ADFB08}" srcOrd="1" destOrd="0" presId="urn:microsoft.com/office/officeart/2005/8/layout/orgChart1"/>
    <dgm:cxn modelId="{FCCBF637-3658-4F35-9E64-75BBE89F7D80}" type="presParOf" srcId="{EB5A307B-B4E6-4B7D-B71D-ABD8F2DCBD6E}" destId="{C394A570-EA5E-4CC4-AB52-7AF301BC8425}" srcOrd="2" destOrd="0" presId="urn:microsoft.com/office/officeart/2005/8/layout/orgChart1"/>
    <dgm:cxn modelId="{C4D8A19C-D59E-42FD-95D3-935262480282}" type="presParOf" srcId="{5653C6E6-45FF-4A73-9238-8CD8547D74D7}" destId="{1EFD2990-2E19-4FF8-98B6-4887A8CD250C}" srcOrd="2" destOrd="0" presId="urn:microsoft.com/office/officeart/2005/8/layout/orgChart1"/>
    <dgm:cxn modelId="{FFB0465A-F1EE-4BD1-A8BD-65F86653587B}" type="presParOf" srcId="{5653C6E6-45FF-4A73-9238-8CD8547D74D7}" destId="{E60EF550-377D-43CF-A789-8627A263C338}" srcOrd="3" destOrd="0" presId="urn:microsoft.com/office/officeart/2005/8/layout/orgChart1"/>
    <dgm:cxn modelId="{46141BA0-C829-42DC-8948-2308FAFCC4B7}" type="presParOf" srcId="{E60EF550-377D-43CF-A789-8627A263C338}" destId="{AA1BC15C-F2FD-4124-9787-F40EF2448052}" srcOrd="0" destOrd="0" presId="urn:microsoft.com/office/officeart/2005/8/layout/orgChart1"/>
    <dgm:cxn modelId="{E3523E13-2BBE-4419-8C24-132A932FE083}" type="presParOf" srcId="{AA1BC15C-F2FD-4124-9787-F40EF2448052}" destId="{28CF2E9B-4E86-4D96-85C2-CCBE71C94D69}" srcOrd="0" destOrd="0" presId="urn:microsoft.com/office/officeart/2005/8/layout/orgChart1"/>
    <dgm:cxn modelId="{22FA3A79-2CF3-448F-A082-FE693E397110}" type="presParOf" srcId="{AA1BC15C-F2FD-4124-9787-F40EF2448052}" destId="{13499E43-5808-48C9-B088-43A45CE9D801}" srcOrd="1" destOrd="0" presId="urn:microsoft.com/office/officeart/2005/8/layout/orgChart1"/>
    <dgm:cxn modelId="{A0ADED47-A336-4F6C-85B8-F10B34FAD8B9}" type="presParOf" srcId="{E60EF550-377D-43CF-A789-8627A263C338}" destId="{D98CA7A3-D008-485A-AB5D-C29482F15D36}" srcOrd="1" destOrd="0" presId="urn:microsoft.com/office/officeart/2005/8/layout/orgChart1"/>
    <dgm:cxn modelId="{79CC0396-D824-4EAF-9632-64179EBD2765}" type="presParOf" srcId="{E60EF550-377D-43CF-A789-8627A263C338}" destId="{DBFD7024-EEF7-48B8-9804-B1D47026DBE9}" srcOrd="2" destOrd="0" presId="urn:microsoft.com/office/officeart/2005/8/layout/orgChart1"/>
    <dgm:cxn modelId="{BEBF0256-DF81-4DD2-AFE6-C777502839D6}" type="presParOf" srcId="{5653C6E6-45FF-4A73-9238-8CD8547D74D7}" destId="{C48409F8-E684-48AF-A9A4-F2E23A1B8FF3}" srcOrd="4" destOrd="0" presId="urn:microsoft.com/office/officeart/2005/8/layout/orgChart1"/>
    <dgm:cxn modelId="{56D3FB21-3007-44FC-B407-607C2490D92A}" type="presParOf" srcId="{5653C6E6-45FF-4A73-9238-8CD8547D74D7}" destId="{4A5D5D86-E8E0-4860-A79D-516374CD8E30}" srcOrd="5" destOrd="0" presId="urn:microsoft.com/office/officeart/2005/8/layout/orgChart1"/>
    <dgm:cxn modelId="{F8457FE2-1E0F-4174-B0FD-9637CC9DD320}" type="presParOf" srcId="{4A5D5D86-E8E0-4860-A79D-516374CD8E30}" destId="{12E3F573-ED93-4506-81F7-C4F8BE9E607D}" srcOrd="0" destOrd="0" presId="urn:microsoft.com/office/officeart/2005/8/layout/orgChart1"/>
    <dgm:cxn modelId="{47C04FEB-F545-4680-AF8D-44425DBF64F6}" type="presParOf" srcId="{12E3F573-ED93-4506-81F7-C4F8BE9E607D}" destId="{DABCAACA-3BFB-49D1-A554-6D4393C1F73F}" srcOrd="0" destOrd="0" presId="urn:microsoft.com/office/officeart/2005/8/layout/orgChart1"/>
    <dgm:cxn modelId="{394C8ACD-F428-4442-9AC2-331F22D3A40F}" type="presParOf" srcId="{12E3F573-ED93-4506-81F7-C4F8BE9E607D}" destId="{43874ACC-835C-4179-A85C-44D281C083E9}" srcOrd="1" destOrd="0" presId="urn:microsoft.com/office/officeart/2005/8/layout/orgChart1"/>
    <dgm:cxn modelId="{041EEF37-3C77-4D75-B5E6-264B75D88BD3}" type="presParOf" srcId="{4A5D5D86-E8E0-4860-A79D-516374CD8E30}" destId="{FC8EF6A9-A267-4237-89D8-C4E5CC3FA407}" srcOrd="1" destOrd="0" presId="urn:microsoft.com/office/officeart/2005/8/layout/orgChart1"/>
    <dgm:cxn modelId="{6975CB5E-FAA9-4F2D-AD7F-E22E3CDEBE9E}" type="presParOf" srcId="{4A5D5D86-E8E0-4860-A79D-516374CD8E30}" destId="{954C8A95-4C42-45EA-A668-3FC352AA205D}" srcOrd="2" destOrd="0" presId="urn:microsoft.com/office/officeart/2005/8/layout/orgChart1"/>
    <dgm:cxn modelId="{25D76A9C-BF34-4DCC-AA71-E92D6417970F}" type="presParOf" srcId="{5653C6E6-45FF-4A73-9238-8CD8547D74D7}" destId="{16A0F368-D8E5-459B-984E-B942F830B049}" srcOrd="6" destOrd="0" presId="urn:microsoft.com/office/officeart/2005/8/layout/orgChart1"/>
    <dgm:cxn modelId="{0AED1F4A-3F48-4B96-A1C4-415B91AB4DC0}" type="presParOf" srcId="{5653C6E6-45FF-4A73-9238-8CD8547D74D7}" destId="{40968319-0ACA-4850-B709-524C551BB6C7}" srcOrd="7" destOrd="0" presId="urn:microsoft.com/office/officeart/2005/8/layout/orgChart1"/>
    <dgm:cxn modelId="{6F92E508-A532-4704-9813-8EB24EF10A47}" type="presParOf" srcId="{40968319-0ACA-4850-B709-524C551BB6C7}" destId="{81EE9EE7-E2FE-4E67-9420-C92EB1AE0866}" srcOrd="0" destOrd="0" presId="urn:microsoft.com/office/officeart/2005/8/layout/orgChart1"/>
    <dgm:cxn modelId="{C24FC8C6-9A5B-40CB-8D91-772015267A69}" type="presParOf" srcId="{81EE9EE7-E2FE-4E67-9420-C92EB1AE0866}" destId="{F3DE7D09-099F-41B1-84A5-CA59F51769FA}" srcOrd="0" destOrd="0" presId="urn:microsoft.com/office/officeart/2005/8/layout/orgChart1"/>
    <dgm:cxn modelId="{8FE1A611-B279-4245-A2AC-B460F44A1FB3}" type="presParOf" srcId="{81EE9EE7-E2FE-4E67-9420-C92EB1AE0866}" destId="{06ABACED-3CF4-4320-888C-853485005840}" srcOrd="1" destOrd="0" presId="urn:microsoft.com/office/officeart/2005/8/layout/orgChart1"/>
    <dgm:cxn modelId="{F0461AE3-7A40-4C12-BA93-624A9385CA4F}" type="presParOf" srcId="{40968319-0ACA-4850-B709-524C551BB6C7}" destId="{990BB1DC-B8D5-4CAE-836B-B08130A08383}" srcOrd="1" destOrd="0" presId="urn:microsoft.com/office/officeart/2005/8/layout/orgChart1"/>
    <dgm:cxn modelId="{399C1EDD-65D4-42DC-A78A-6B43B3FC8452}" type="presParOf" srcId="{40968319-0ACA-4850-B709-524C551BB6C7}" destId="{D2F97C3B-F079-4BA3-963E-DCF23A4579EB}" srcOrd="2" destOrd="0" presId="urn:microsoft.com/office/officeart/2005/8/layout/orgChart1"/>
    <dgm:cxn modelId="{8C8F343B-638D-4DDA-A0A1-C7A4D3D4D15C}" type="presParOf" srcId="{C5498613-8EFC-4B4A-B48D-24FFFD23AF51}" destId="{8AE61A1B-1561-478C-B627-5530415D6612}" srcOrd="2" destOrd="0" presId="urn:microsoft.com/office/officeart/2005/8/layout/orgChart1"/>
    <dgm:cxn modelId="{7D7BE9F8-C9B9-472E-B901-CC050A82480B}" type="presParOf" srcId="{E0E7D59A-7551-4DD7-BC36-49D4B9E21467}" destId="{EE556A24-F3F4-4FD6-9AE8-A9AA2D9ABF6D}" srcOrd="4" destOrd="0" presId="urn:microsoft.com/office/officeart/2005/8/layout/orgChart1"/>
    <dgm:cxn modelId="{CFF14494-79DB-49D9-8422-300B7AC516FC}" type="presParOf" srcId="{E0E7D59A-7551-4DD7-BC36-49D4B9E21467}" destId="{418FF242-D876-498F-B7D5-0146E22CF7ED}" srcOrd="5" destOrd="0" presId="urn:microsoft.com/office/officeart/2005/8/layout/orgChart1"/>
    <dgm:cxn modelId="{8DF9D20F-9C3F-4E44-B14F-78DB9ABACE91}" type="presParOf" srcId="{418FF242-D876-498F-B7D5-0146E22CF7ED}" destId="{175088A4-E723-47F6-A407-400F8FBFE40D}" srcOrd="0" destOrd="0" presId="urn:microsoft.com/office/officeart/2005/8/layout/orgChart1"/>
    <dgm:cxn modelId="{D76239C6-BD2E-4B51-9150-ABE91EF57C9D}" type="presParOf" srcId="{175088A4-E723-47F6-A407-400F8FBFE40D}" destId="{494B1EA4-9F6A-4918-8C2F-E128F58780CD}" srcOrd="0" destOrd="0" presId="urn:microsoft.com/office/officeart/2005/8/layout/orgChart1"/>
    <dgm:cxn modelId="{DEF2D4E6-3AA8-4D38-8D49-DF7B435427A1}" type="presParOf" srcId="{175088A4-E723-47F6-A407-400F8FBFE40D}" destId="{A4C8C5D1-334B-4882-83C1-698E8FDD5056}" srcOrd="1" destOrd="0" presId="urn:microsoft.com/office/officeart/2005/8/layout/orgChart1"/>
    <dgm:cxn modelId="{5F005AC0-A011-40AC-9AAB-72E6B58A8111}" type="presParOf" srcId="{418FF242-D876-498F-B7D5-0146E22CF7ED}" destId="{2CB8272F-FB9D-4ECA-9105-245F6DE5690C}" srcOrd="1" destOrd="0" presId="urn:microsoft.com/office/officeart/2005/8/layout/orgChart1"/>
    <dgm:cxn modelId="{FD41614A-CA38-479A-90F0-096B28E853D2}" type="presParOf" srcId="{2CB8272F-FB9D-4ECA-9105-245F6DE5690C}" destId="{CB5BEF6A-DC99-4CAE-83E8-0DCAF2234E5D}" srcOrd="0" destOrd="0" presId="urn:microsoft.com/office/officeart/2005/8/layout/orgChart1"/>
    <dgm:cxn modelId="{A09A2F94-BC1E-45F2-9414-2F21C7D608E8}" type="presParOf" srcId="{2CB8272F-FB9D-4ECA-9105-245F6DE5690C}" destId="{1CD77F71-E58C-4253-A99A-3F2EAEA238CA}" srcOrd="1" destOrd="0" presId="urn:microsoft.com/office/officeart/2005/8/layout/orgChart1"/>
    <dgm:cxn modelId="{A350D22A-A480-4C29-962E-F13916A8D10B}" type="presParOf" srcId="{1CD77F71-E58C-4253-A99A-3F2EAEA238CA}" destId="{FB564A5B-2676-4A99-992E-DA9F4D8C8D1D}" srcOrd="0" destOrd="0" presId="urn:microsoft.com/office/officeart/2005/8/layout/orgChart1"/>
    <dgm:cxn modelId="{ED619A40-CA0D-4935-95A8-57735D9FAA51}" type="presParOf" srcId="{FB564A5B-2676-4A99-992E-DA9F4D8C8D1D}" destId="{D0B58289-F0B6-4C2E-B269-254655CA0F91}" srcOrd="0" destOrd="0" presId="urn:microsoft.com/office/officeart/2005/8/layout/orgChart1"/>
    <dgm:cxn modelId="{C7A804D9-16D6-448C-B5A0-2206802BABCD}" type="presParOf" srcId="{FB564A5B-2676-4A99-992E-DA9F4D8C8D1D}" destId="{2E73D154-B6E6-49B6-8B00-F64C51613CDC}" srcOrd="1" destOrd="0" presId="urn:microsoft.com/office/officeart/2005/8/layout/orgChart1"/>
    <dgm:cxn modelId="{CDAA6CAB-D3DF-4319-8DEE-E051536FFD55}" type="presParOf" srcId="{1CD77F71-E58C-4253-A99A-3F2EAEA238CA}" destId="{91D92E47-7225-4AC5-A05C-018CD8C4F0AD}" srcOrd="1" destOrd="0" presId="urn:microsoft.com/office/officeart/2005/8/layout/orgChart1"/>
    <dgm:cxn modelId="{22C690AA-63A4-4BCB-906A-221D4AE56010}" type="presParOf" srcId="{1CD77F71-E58C-4253-A99A-3F2EAEA238CA}" destId="{56666B88-FDFB-4622-991E-DCA517FC6BE6}" srcOrd="2" destOrd="0" presId="urn:microsoft.com/office/officeart/2005/8/layout/orgChart1"/>
    <dgm:cxn modelId="{B75DA47C-B43B-4927-8821-40C2341B9403}" type="presParOf" srcId="{418FF242-D876-498F-B7D5-0146E22CF7ED}" destId="{2EEC6370-C358-41F4-9591-AF9BCA93AB77}" srcOrd="2" destOrd="0" presId="urn:microsoft.com/office/officeart/2005/8/layout/orgChart1"/>
    <dgm:cxn modelId="{BF3B79CD-8A78-4043-B85A-A8AD1A0B945F}" type="presParOf" srcId="{46F18F6E-C815-4EEF-8A91-D15E2B581247}" destId="{D2FC8E3E-2B39-416B-A8D6-BFFC6BA26BE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5BEF6A-DC99-4CAE-83E8-0DCAF2234E5D}">
      <dsp:nvSpPr>
        <dsp:cNvPr id="0" name=""/>
        <dsp:cNvSpPr/>
      </dsp:nvSpPr>
      <dsp:spPr>
        <a:xfrm>
          <a:off x="5290035" y="568077"/>
          <a:ext cx="91440" cy="418110"/>
        </a:xfrm>
        <a:custGeom>
          <a:avLst/>
          <a:gdLst/>
          <a:ahLst/>
          <a:cxnLst/>
          <a:rect l="0" t="0" r="0" b="0"/>
          <a:pathLst>
            <a:path>
              <a:moveTo>
                <a:pt x="45720" y="0"/>
              </a:moveTo>
              <a:lnTo>
                <a:pt x="45720" y="418110"/>
              </a:lnTo>
              <a:lnTo>
                <a:pt x="119217" y="4181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6A24-F3F4-4FD6-9AE8-A9AA2D9ABF6D}">
      <dsp:nvSpPr>
        <dsp:cNvPr id="0" name=""/>
        <dsp:cNvSpPr/>
      </dsp:nvSpPr>
      <dsp:spPr>
        <a:xfrm>
          <a:off x="3307473" y="210195"/>
          <a:ext cx="2386042" cy="158930"/>
        </a:xfrm>
        <a:custGeom>
          <a:avLst/>
          <a:gdLst/>
          <a:ahLst/>
          <a:cxnLst/>
          <a:rect l="0" t="0" r="0" b="0"/>
          <a:pathLst>
            <a:path>
              <a:moveTo>
                <a:pt x="0" y="0"/>
              </a:moveTo>
              <a:lnTo>
                <a:pt x="0" y="84398"/>
              </a:lnTo>
              <a:lnTo>
                <a:pt x="2386042" y="84398"/>
              </a:lnTo>
              <a:lnTo>
                <a:pt x="2386042"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A0F368-D8E5-459B-984E-B942F830B049}">
      <dsp:nvSpPr>
        <dsp:cNvPr id="0" name=""/>
        <dsp:cNvSpPr/>
      </dsp:nvSpPr>
      <dsp:spPr>
        <a:xfrm>
          <a:off x="2928892" y="568077"/>
          <a:ext cx="154422" cy="1799589"/>
        </a:xfrm>
        <a:custGeom>
          <a:avLst/>
          <a:gdLst/>
          <a:ahLst/>
          <a:cxnLst/>
          <a:rect l="0" t="0" r="0" b="0"/>
          <a:pathLst>
            <a:path>
              <a:moveTo>
                <a:pt x="0" y="0"/>
              </a:moveTo>
              <a:lnTo>
                <a:pt x="0" y="1799589"/>
              </a:lnTo>
              <a:lnTo>
                <a:pt x="154422" y="1799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8409F8-E684-48AF-A9A4-F2E23A1B8FF3}">
      <dsp:nvSpPr>
        <dsp:cNvPr id="0" name=""/>
        <dsp:cNvSpPr/>
      </dsp:nvSpPr>
      <dsp:spPr>
        <a:xfrm>
          <a:off x="2928892" y="568077"/>
          <a:ext cx="139459" cy="1338472"/>
        </a:xfrm>
        <a:custGeom>
          <a:avLst/>
          <a:gdLst/>
          <a:ahLst/>
          <a:cxnLst/>
          <a:rect l="0" t="0" r="0" b="0"/>
          <a:pathLst>
            <a:path>
              <a:moveTo>
                <a:pt x="0" y="0"/>
              </a:moveTo>
              <a:lnTo>
                <a:pt x="0" y="1338472"/>
              </a:lnTo>
              <a:lnTo>
                <a:pt x="139459" y="1338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2990-2E19-4FF8-98B6-4887A8CD250C}">
      <dsp:nvSpPr>
        <dsp:cNvPr id="0" name=""/>
        <dsp:cNvSpPr/>
      </dsp:nvSpPr>
      <dsp:spPr>
        <a:xfrm>
          <a:off x="2928892" y="568077"/>
          <a:ext cx="143973" cy="876834"/>
        </a:xfrm>
        <a:custGeom>
          <a:avLst/>
          <a:gdLst/>
          <a:ahLst/>
          <a:cxnLst/>
          <a:rect l="0" t="0" r="0" b="0"/>
          <a:pathLst>
            <a:path>
              <a:moveTo>
                <a:pt x="0" y="0"/>
              </a:moveTo>
              <a:lnTo>
                <a:pt x="0" y="876834"/>
              </a:lnTo>
              <a:lnTo>
                <a:pt x="143973" y="8768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786D40-B276-48E1-BEDF-CB66C611E931}">
      <dsp:nvSpPr>
        <dsp:cNvPr id="0" name=""/>
        <dsp:cNvSpPr/>
      </dsp:nvSpPr>
      <dsp:spPr>
        <a:xfrm>
          <a:off x="2928892" y="568077"/>
          <a:ext cx="143973" cy="363383"/>
        </a:xfrm>
        <a:custGeom>
          <a:avLst/>
          <a:gdLst/>
          <a:ahLst/>
          <a:cxnLst/>
          <a:rect l="0" t="0" r="0" b="0"/>
          <a:pathLst>
            <a:path>
              <a:moveTo>
                <a:pt x="0" y="0"/>
              </a:moveTo>
              <a:lnTo>
                <a:pt x="0" y="363383"/>
              </a:lnTo>
              <a:lnTo>
                <a:pt x="143973" y="363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23EBFF-C5A9-4759-BAA7-5591AB6EF0AF}">
      <dsp:nvSpPr>
        <dsp:cNvPr id="0" name=""/>
        <dsp:cNvSpPr/>
      </dsp:nvSpPr>
      <dsp:spPr>
        <a:xfrm>
          <a:off x="3261753" y="210195"/>
          <a:ext cx="91440" cy="158930"/>
        </a:xfrm>
        <a:custGeom>
          <a:avLst/>
          <a:gdLst/>
          <a:ahLst/>
          <a:cxnLst/>
          <a:rect l="0" t="0" r="0" b="0"/>
          <a:pathLst>
            <a:path>
              <a:moveTo>
                <a:pt x="45720" y="0"/>
              </a:moveTo>
              <a:lnTo>
                <a:pt x="45720" y="84398"/>
              </a:lnTo>
              <a:lnTo>
                <a:pt x="51069" y="84398"/>
              </a:lnTo>
              <a:lnTo>
                <a:pt x="51069" y="158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3E71-76D8-4EFC-B130-7A6F9AA77CA5}">
      <dsp:nvSpPr>
        <dsp:cNvPr id="0" name=""/>
        <dsp:cNvSpPr/>
      </dsp:nvSpPr>
      <dsp:spPr>
        <a:xfrm>
          <a:off x="173889" y="566139"/>
          <a:ext cx="255420" cy="1296550"/>
        </a:xfrm>
        <a:custGeom>
          <a:avLst/>
          <a:gdLst/>
          <a:ahLst/>
          <a:cxnLst/>
          <a:rect l="0" t="0" r="0" b="0"/>
          <a:pathLst>
            <a:path>
              <a:moveTo>
                <a:pt x="0" y="0"/>
              </a:moveTo>
              <a:lnTo>
                <a:pt x="0" y="1296550"/>
              </a:lnTo>
              <a:lnTo>
                <a:pt x="255420" y="1296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BC496-C255-49D4-9460-115B2D3B34B7}">
      <dsp:nvSpPr>
        <dsp:cNvPr id="0" name=""/>
        <dsp:cNvSpPr/>
      </dsp:nvSpPr>
      <dsp:spPr>
        <a:xfrm>
          <a:off x="173889" y="566139"/>
          <a:ext cx="255420" cy="817478"/>
        </a:xfrm>
        <a:custGeom>
          <a:avLst/>
          <a:gdLst/>
          <a:ahLst/>
          <a:cxnLst/>
          <a:rect l="0" t="0" r="0" b="0"/>
          <a:pathLst>
            <a:path>
              <a:moveTo>
                <a:pt x="0" y="0"/>
              </a:moveTo>
              <a:lnTo>
                <a:pt x="0" y="817478"/>
              </a:lnTo>
              <a:lnTo>
                <a:pt x="255420" y="8174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E647-6D26-456C-92ED-5F0818E4C18B}">
      <dsp:nvSpPr>
        <dsp:cNvPr id="0" name=""/>
        <dsp:cNvSpPr/>
      </dsp:nvSpPr>
      <dsp:spPr>
        <a:xfrm>
          <a:off x="173889" y="566139"/>
          <a:ext cx="255420" cy="314879"/>
        </a:xfrm>
        <a:custGeom>
          <a:avLst/>
          <a:gdLst/>
          <a:ahLst/>
          <a:cxnLst/>
          <a:rect l="0" t="0" r="0" b="0"/>
          <a:pathLst>
            <a:path>
              <a:moveTo>
                <a:pt x="0" y="0"/>
              </a:moveTo>
              <a:lnTo>
                <a:pt x="0" y="314879"/>
              </a:lnTo>
              <a:lnTo>
                <a:pt x="255420" y="314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66DD5E-20A9-4BAA-B1B6-17812AB1BC1B}">
      <dsp:nvSpPr>
        <dsp:cNvPr id="0" name=""/>
        <dsp:cNvSpPr/>
      </dsp:nvSpPr>
      <dsp:spPr>
        <a:xfrm>
          <a:off x="477576" y="210195"/>
          <a:ext cx="2829897" cy="156992"/>
        </a:xfrm>
        <a:custGeom>
          <a:avLst/>
          <a:gdLst/>
          <a:ahLst/>
          <a:cxnLst/>
          <a:rect l="0" t="0" r="0" b="0"/>
          <a:pathLst>
            <a:path>
              <a:moveTo>
                <a:pt x="2829897" y="0"/>
              </a:moveTo>
              <a:lnTo>
                <a:pt x="2829897" y="82461"/>
              </a:lnTo>
              <a:lnTo>
                <a:pt x="0" y="82461"/>
              </a:lnTo>
              <a:lnTo>
                <a:pt x="0" y="156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6D3F0-000A-404E-9CEC-0C5F6113F2EA}">
      <dsp:nvSpPr>
        <dsp:cNvPr id="0" name=""/>
        <dsp:cNvSpPr/>
      </dsp:nvSpPr>
      <dsp:spPr>
        <a:xfrm>
          <a:off x="2817672" y="0"/>
          <a:ext cx="979601" cy="21019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Inputs</a:t>
          </a:r>
        </a:p>
      </dsp:txBody>
      <dsp:txXfrm>
        <a:off x="2827933" y="10261"/>
        <a:ext cx="959079" cy="189673"/>
      </dsp:txXfrm>
    </dsp:sp>
    <dsp:sp modelId="{AC5D60B4-6CA8-49D7-9684-D472D9CD0FA9}">
      <dsp:nvSpPr>
        <dsp:cNvPr id="0" name=""/>
        <dsp:cNvSpPr/>
      </dsp:nvSpPr>
      <dsp:spPr>
        <a:xfrm>
          <a:off x="97967" y="367187"/>
          <a:ext cx="75921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Demand</a:t>
          </a:r>
        </a:p>
      </dsp:txBody>
      <dsp:txXfrm>
        <a:off x="107679" y="376899"/>
        <a:ext cx="739792" cy="179528"/>
      </dsp:txXfrm>
    </dsp:sp>
    <dsp:sp modelId="{559EE786-39F9-4576-9A61-9A2601F52878}">
      <dsp:nvSpPr>
        <dsp:cNvPr id="0" name=""/>
        <dsp:cNvSpPr/>
      </dsp:nvSpPr>
      <dsp:spPr>
        <a:xfrm>
          <a:off x="429310" y="707937"/>
          <a:ext cx="2152580" cy="34616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demand assumptions used in the 2022 WEM ESOO</a:t>
          </a:r>
          <a:endParaRPr lang="en-NZ" sz="800" kern="1200"/>
        </a:p>
      </dsp:txBody>
      <dsp:txXfrm>
        <a:off x="446208" y="724835"/>
        <a:ext cx="2118784" cy="312369"/>
      </dsp:txXfrm>
    </dsp:sp>
    <dsp:sp modelId="{267C7198-3BD5-481D-8EE3-6B2C329160A6}">
      <dsp:nvSpPr>
        <dsp:cNvPr id="0" name=""/>
        <dsp:cNvSpPr/>
      </dsp:nvSpPr>
      <dsp:spPr>
        <a:xfrm>
          <a:off x="429310" y="1147202"/>
          <a:ext cx="2159678" cy="47283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distributed Solar PV installation assumptions used in the 2022 WEM ESOO</a:t>
          </a:r>
          <a:endParaRPr lang="en-NZ" sz="800" kern="1200"/>
        </a:p>
      </dsp:txBody>
      <dsp:txXfrm>
        <a:off x="452392" y="1170284"/>
        <a:ext cx="2113514" cy="426668"/>
      </dsp:txXfrm>
    </dsp:sp>
    <dsp:sp modelId="{5B77650A-0251-46DC-BEB8-DA1B3C748D13}">
      <dsp:nvSpPr>
        <dsp:cNvPr id="0" name=""/>
        <dsp:cNvSpPr/>
      </dsp:nvSpPr>
      <dsp:spPr>
        <a:xfrm>
          <a:off x="429310" y="1689114"/>
          <a:ext cx="2152580" cy="34715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reserve capacity requirements forecast in the 2022 WEM ESOO</a:t>
          </a:r>
          <a:endParaRPr lang="en-NZ" sz="800" kern="1200"/>
        </a:p>
      </dsp:txBody>
      <dsp:txXfrm>
        <a:off x="446257" y="1706061"/>
        <a:ext cx="2118686" cy="313257"/>
      </dsp:txXfrm>
    </dsp:sp>
    <dsp:sp modelId="{892F44A6-31E7-4EA7-99DC-D21AFD8584A8}">
      <dsp:nvSpPr>
        <dsp:cNvPr id="0" name=""/>
        <dsp:cNvSpPr/>
      </dsp:nvSpPr>
      <dsp:spPr>
        <a:xfrm>
          <a:off x="2832909" y="369125"/>
          <a:ext cx="959826"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Generation</a:t>
          </a:r>
        </a:p>
      </dsp:txBody>
      <dsp:txXfrm>
        <a:off x="2842621" y="378837"/>
        <a:ext cx="940402" cy="179528"/>
      </dsp:txXfrm>
    </dsp:sp>
    <dsp:sp modelId="{997DC17B-A966-4010-9788-029123835636}">
      <dsp:nvSpPr>
        <dsp:cNvPr id="0" name=""/>
        <dsp:cNvSpPr/>
      </dsp:nvSpPr>
      <dsp:spPr>
        <a:xfrm>
          <a:off x="3072865" y="707937"/>
          <a:ext cx="1613003" cy="44704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existing generators currently operating in the SWIS</a:t>
          </a:r>
          <a:endParaRPr lang="en-NZ" sz="800" kern="1200"/>
        </a:p>
      </dsp:txBody>
      <dsp:txXfrm>
        <a:off x="3094688" y="729760"/>
        <a:ext cx="1569357" cy="403402"/>
      </dsp:txXfrm>
    </dsp:sp>
    <dsp:sp modelId="{28CF2E9B-4E86-4D96-85C2-CCBE71C94D69}">
      <dsp:nvSpPr>
        <dsp:cNvPr id="0" name=""/>
        <dsp:cNvSpPr/>
      </dsp:nvSpPr>
      <dsp:spPr>
        <a:xfrm>
          <a:off x="3072865" y="1248085"/>
          <a:ext cx="1622564" cy="3936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new generators and storage facilities expected to operate in the SWIS</a:t>
          </a:r>
        </a:p>
      </dsp:txBody>
      <dsp:txXfrm>
        <a:off x="3092082" y="1267302"/>
        <a:ext cx="1584130" cy="355218"/>
      </dsp:txXfrm>
    </dsp:sp>
    <dsp:sp modelId="{DABCAACA-3BFB-49D1-A554-6D4393C1F73F}">
      <dsp:nvSpPr>
        <dsp:cNvPr id="0" name=""/>
        <dsp:cNvSpPr/>
      </dsp:nvSpPr>
      <dsp:spPr>
        <a:xfrm>
          <a:off x="3068351" y="1695435"/>
          <a:ext cx="1653789" cy="4222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retiring generators which have been publicly announced</a:t>
          </a:r>
          <a:endParaRPr lang="en-NZ" sz="800" kern="1200"/>
        </a:p>
      </dsp:txBody>
      <dsp:txXfrm>
        <a:off x="3088963" y="1716047"/>
        <a:ext cx="1612565" cy="381005"/>
      </dsp:txXfrm>
    </dsp:sp>
    <dsp:sp modelId="{F3DE7D09-099F-41B1-84A5-CA59F51769FA}">
      <dsp:nvSpPr>
        <dsp:cNvPr id="0" name=""/>
        <dsp:cNvSpPr/>
      </dsp:nvSpPr>
      <dsp:spPr>
        <a:xfrm>
          <a:off x="3083314" y="2161535"/>
          <a:ext cx="1642126" cy="41226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fuel availability</a:t>
          </a:r>
          <a:endParaRPr lang="en-NZ" sz="800" kern="1200"/>
        </a:p>
      </dsp:txBody>
      <dsp:txXfrm>
        <a:off x="3103439" y="2181660"/>
        <a:ext cx="1601876" cy="372013"/>
      </dsp:txXfrm>
    </dsp:sp>
    <dsp:sp modelId="{494B1EA4-9F6A-4918-8C2F-E128F58780CD}">
      <dsp:nvSpPr>
        <dsp:cNvPr id="0" name=""/>
        <dsp:cNvSpPr/>
      </dsp:nvSpPr>
      <dsp:spPr>
        <a:xfrm>
          <a:off x="5246314" y="369125"/>
          <a:ext cx="894402" cy="19895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a:t>
          </a:r>
        </a:p>
      </dsp:txBody>
      <dsp:txXfrm>
        <a:off x="5256026" y="378837"/>
        <a:ext cx="874978" cy="179528"/>
      </dsp:txXfrm>
    </dsp:sp>
    <dsp:sp modelId="{D0B58289-F0B6-4C2E-B269-254655CA0F91}">
      <dsp:nvSpPr>
        <dsp:cNvPr id="0" name=""/>
        <dsp:cNvSpPr/>
      </dsp:nvSpPr>
      <dsp:spPr>
        <a:xfrm>
          <a:off x="5409252" y="707937"/>
          <a:ext cx="1371912" cy="5565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NZ" sz="800" kern="1200"/>
            <a:t>network constraints</a:t>
          </a:r>
        </a:p>
      </dsp:txBody>
      <dsp:txXfrm>
        <a:off x="5436418" y="735103"/>
        <a:ext cx="1317580" cy="5021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EMO 2022">
      <a:dk1>
        <a:srgbClr val="424242"/>
      </a:dk1>
      <a:lt1>
        <a:srgbClr val="FFFFFF"/>
      </a:lt1>
      <a:dk2>
        <a:srgbClr val="3C1053"/>
      </a:dk2>
      <a:lt2>
        <a:srgbClr val="EEEEF0"/>
      </a:lt2>
      <a:accent1>
        <a:srgbClr val="6B3077"/>
      </a:accent1>
      <a:accent2>
        <a:srgbClr val="A3519B"/>
      </a:accent2>
      <a:accent3>
        <a:srgbClr val="9B2241"/>
      </a:accent3>
      <a:accent4>
        <a:srgbClr val="FDD26E"/>
      </a:accent4>
      <a:accent5>
        <a:srgbClr val="A1D883"/>
      </a:accent5>
      <a:accent6>
        <a:srgbClr val="40C1AC"/>
      </a:accent6>
      <a:hlink>
        <a:srgbClr val="6B3077"/>
      </a:hlink>
      <a:folHlink>
        <a:srgbClr val="A3DBE8"/>
      </a:folHlink>
    </a:clrScheme>
    <a:fontScheme name="AEMO Arial Nova">
      <a:majorFont>
        <a:latin typeface="Century Gothic"/>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3e8ba7a3-af95-40f6-9ded-4ebe13adeb29" ContentTypeId="0x0101002F0B48F8F4F7904196E710056827A096" PreviousValue="false" LastSyncTimeStamp="2022-01-31T11:36:03.467Z"/>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fc36bc6de0bf403e9ed4dec84c72e21e xmlns="5d1a2284-45bc-4927-a9f9-e51f9f17c21a">
      <Terms xmlns="http://schemas.microsoft.com/office/infopath/2007/PartnerControls"/>
    </fc36bc6de0bf403e9ed4dec84c72e21e>
    <TaxCatchAll xmlns="5d1a2284-45bc-4927-a9f9-e51f9f17c21a" xsi:nil="true"/>
    <TaxKeywordTaxHTField xmlns="5d1a2284-45bc-4927-a9f9-e51f9f17c21a">
      <Terms xmlns="http://schemas.microsoft.com/office/infopath/2007/PartnerControls"/>
    </TaxKeywordTaxHTField>
  </documentManagement>
</p:properties>
</file>

<file path=customXml/item5.xml><?xml version="1.0" encoding="utf-8"?>
<ct:contentTypeSchema xmlns:ct="http://schemas.microsoft.com/office/2006/metadata/contentType" xmlns:ma="http://schemas.microsoft.com/office/2006/metadata/properties/metaAttributes" ct:_="" ma:_="" ma:contentTypeName="AEMO Collaboration Document" ma:contentTypeID="0x0101002F0B48F8F4F7904196E710056827A09600E426F834FC52494BAF426EA63CFE1860" ma:contentTypeVersion="4" ma:contentTypeDescription="" ma:contentTypeScope="" ma:versionID="54dc27ae84e514c5fb5060f7e9b72205">
  <xsd:schema xmlns:xsd="http://www.w3.org/2001/XMLSchema" xmlns:xs="http://www.w3.org/2001/XMLSchema" xmlns:p="http://schemas.microsoft.com/office/2006/metadata/properties" xmlns:ns2="5d1a2284-45bc-4927-a9f9-e51f9f17c21a" targetNamespace="http://schemas.microsoft.com/office/2006/metadata/properties" ma:root="true" ma:fieldsID="dd27f6ad74f45447eed60371ce53d2fc" ns2:_="">
    <xsd:import namespace="5d1a2284-45bc-4927-a9f9-e51f9f17c21a"/>
    <xsd:element name="properties">
      <xsd:complexType>
        <xsd:sequence>
          <xsd:element name="documentManagement">
            <xsd:complexType>
              <xsd:all>
                <xsd:element ref="ns2:TaxCatchAll" minOccurs="0"/>
                <xsd:element ref="ns2:TaxCatchAllLabel" minOccurs="0"/>
                <xsd:element ref="ns2:TaxKeywordTaxHTField" minOccurs="0"/>
                <xsd:element ref="ns2:fc36bc6de0bf403e9ed4dec84c72e21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a2284-45bc-4927-a9f9-e51f9f17c21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e8c8499-18ff-4eae-b54e-4553b0c06df7}" ma:internalName="TaxCatchAll" ma:showField="CatchAllData"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e8c8499-18ff-4eae-b54e-4553b0c06df7}" ma:internalName="TaxCatchAllLabel" ma:readOnly="true" ma:showField="CatchAllDataLabel" ma:web="010559c1-a6f4-445f-90a0-3168ed17b7c2">
      <xsd:complexType>
        <xsd:complexContent>
          <xsd:extension base="dms:MultiChoiceLookup">
            <xsd:sequence>
              <xsd:element name="Value" type="dms:Lookup" maxOccurs="unbounded" minOccurs="0" nillable="true"/>
            </xsd:sequence>
          </xsd:extension>
        </xsd:complexContent>
      </xsd:complexType>
    </xsd:element>
    <xsd:element name="TaxKeywordTaxHTField" ma:index="10"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fc36bc6de0bf403e9ed4dec84c72e21e" ma:index="12" nillable="true" ma:taxonomy="true" ma:internalName="fc36bc6de0bf403e9ed4dec84c72e21e" ma:taxonomyFieldName="AEMO_x0020_Collaboration_x0020_Document_x0020_Type" ma:displayName="AEMO Collaboration Document Type" ma:default="" ma:fieldId="{fc36bc6d-e0bf-403e-9ed4-dec84c72e21e}" ma:sspId="3e8ba7a3-af95-40f6-9ded-4ebe13adeb29" ma:termSetId="559df48e-15e2-45fa-a2d5-de60d483ab8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E1DA12-1DBB-49D8-B754-3780013869E0}">
  <ds:schemaRefs>
    <ds:schemaRef ds:uri="http://schemas.microsoft.com/sharepoint/v3/contenttype/forms"/>
  </ds:schemaRefs>
</ds:datastoreItem>
</file>

<file path=customXml/itemProps2.xml><?xml version="1.0" encoding="utf-8"?>
<ds:datastoreItem xmlns:ds="http://schemas.openxmlformats.org/officeDocument/2006/customXml" ds:itemID="{26A9B227-C41C-43BC-A464-7C00A902C227}">
  <ds:schemaRefs>
    <ds:schemaRef ds:uri="Microsoft.SharePoint.Taxonomy.ContentTypeSync"/>
  </ds:schemaRefs>
</ds:datastoreItem>
</file>

<file path=customXml/itemProps3.xml><?xml version="1.0" encoding="utf-8"?>
<ds:datastoreItem xmlns:ds="http://schemas.openxmlformats.org/officeDocument/2006/customXml" ds:itemID="{CD555A66-46C4-4040-BD2E-DAB1E0117962}">
  <ds:schemaRefs>
    <ds:schemaRef ds:uri="http://schemas.openxmlformats.org/officeDocument/2006/bibliography"/>
  </ds:schemaRefs>
</ds:datastoreItem>
</file>

<file path=customXml/itemProps4.xml><?xml version="1.0" encoding="utf-8"?>
<ds:datastoreItem xmlns:ds="http://schemas.openxmlformats.org/officeDocument/2006/customXml" ds:itemID="{2665EA88-41E4-488A-96A7-9E34947EF048}">
  <ds:schemaRefs>
    <ds:schemaRef ds:uri="http://schemas.microsoft.com/office/2006/metadata/properties"/>
    <ds:schemaRef ds:uri="5d1a2284-45bc-4927-a9f9-e51f9f17c21a"/>
    <ds:schemaRef ds:uri="http://purl.org/dc/terms/"/>
    <ds:schemaRef ds:uri="http://schemas.microsoft.com/office/2006/documentManagement/types"/>
    <ds:schemaRef ds:uri="http://schemas.openxmlformats.org/package/2006/metadata/core-properties"/>
    <ds:schemaRef ds:uri="http://purl.org/dc/dcmitype/"/>
    <ds:schemaRef ds:uri="http://purl.org/dc/elements/1.1/"/>
    <ds:schemaRef ds:uri="http://schemas.microsoft.com/office/infopath/2007/PartnerControls"/>
    <ds:schemaRef ds:uri="http://www.w3.org/XML/1998/namespace"/>
  </ds:schemaRefs>
</ds:datastoreItem>
</file>

<file path=customXml/itemProps5.xml><?xml version="1.0" encoding="utf-8"?>
<ds:datastoreItem xmlns:ds="http://schemas.openxmlformats.org/officeDocument/2006/customXml" ds:itemID="{B3E91CD1-7719-439B-B75E-9ACF1B607E07}"/>
</file>

<file path=docProps/app.xml><?xml version="1.0" encoding="utf-8"?>
<Properties xmlns="http://schemas.openxmlformats.org/officeDocument/2006/extended-properties" xmlns:vt="http://schemas.openxmlformats.org/officeDocument/2006/docPropsVTypes">
  <Template>AEMO report_general.dotx</Template>
  <TotalTime>103</TotalTime>
  <Pages>1</Pages>
  <Words>3578</Words>
  <Characters>20401</Characters>
  <Application>Microsoft Office Word</Application>
  <DocSecurity>4</DocSecurity>
  <Lines>170</Lines>
  <Paragraphs>47</Paragraphs>
  <ScaleCrop>false</ScaleCrop>
  <Company/>
  <LinksUpToDate>false</LinksUpToDate>
  <CharactersWithSpaces>23932</CharactersWithSpaces>
  <SharedDoc>false</SharedDoc>
  <HLinks>
    <vt:vector size="102" baseType="variant">
      <vt:variant>
        <vt:i4>1245232</vt:i4>
      </vt:variant>
      <vt:variant>
        <vt:i4>92</vt:i4>
      </vt:variant>
      <vt:variant>
        <vt:i4>0</vt:i4>
      </vt:variant>
      <vt:variant>
        <vt:i4>5</vt:i4>
      </vt:variant>
      <vt:variant>
        <vt:lpwstr/>
      </vt:variant>
      <vt:variant>
        <vt:lpwstr>_Toc121333364</vt:lpwstr>
      </vt:variant>
      <vt:variant>
        <vt:i4>1245232</vt:i4>
      </vt:variant>
      <vt:variant>
        <vt:i4>86</vt:i4>
      </vt:variant>
      <vt:variant>
        <vt:i4>0</vt:i4>
      </vt:variant>
      <vt:variant>
        <vt:i4>5</vt:i4>
      </vt:variant>
      <vt:variant>
        <vt:lpwstr/>
      </vt:variant>
      <vt:variant>
        <vt:lpwstr>_Toc121333363</vt:lpwstr>
      </vt:variant>
      <vt:variant>
        <vt:i4>1245232</vt:i4>
      </vt:variant>
      <vt:variant>
        <vt:i4>80</vt:i4>
      </vt:variant>
      <vt:variant>
        <vt:i4>0</vt:i4>
      </vt:variant>
      <vt:variant>
        <vt:i4>5</vt:i4>
      </vt:variant>
      <vt:variant>
        <vt:lpwstr/>
      </vt:variant>
      <vt:variant>
        <vt:lpwstr>_Toc121333362</vt:lpwstr>
      </vt:variant>
      <vt:variant>
        <vt:i4>1245232</vt:i4>
      </vt:variant>
      <vt:variant>
        <vt:i4>71</vt:i4>
      </vt:variant>
      <vt:variant>
        <vt:i4>0</vt:i4>
      </vt:variant>
      <vt:variant>
        <vt:i4>5</vt:i4>
      </vt:variant>
      <vt:variant>
        <vt:lpwstr/>
      </vt:variant>
      <vt:variant>
        <vt:lpwstr>_Toc121333361</vt:lpwstr>
      </vt:variant>
      <vt:variant>
        <vt:i4>1245232</vt:i4>
      </vt:variant>
      <vt:variant>
        <vt:i4>65</vt:i4>
      </vt:variant>
      <vt:variant>
        <vt:i4>0</vt:i4>
      </vt:variant>
      <vt:variant>
        <vt:i4>5</vt:i4>
      </vt:variant>
      <vt:variant>
        <vt:lpwstr/>
      </vt:variant>
      <vt:variant>
        <vt:lpwstr>_Toc121333360</vt:lpwstr>
      </vt:variant>
      <vt:variant>
        <vt:i4>1048624</vt:i4>
      </vt:variant>
      <vt:variant>
        <vt:i4>56</vt:i4>
      </vt:variant>
      <vt:variant>
        <vt:i4>0</vt:i4>
      </vt:variant>
      <vt:variant>
        <vt:i4>5</vt:i4>
      </vt:variant>
      <vt:variant>
        <vt:lpwstr/>
      </vt:variant>
      <vt:variant>
        <vt:lpwstr>_Toc121333359</vt:lpwstr>
      </vt:variant>
      <vt:variant>
        <vt:i4>1048624</vt:i4>
      </vt:variant>
      <vt:variant>
        <vt:i4>50</vt:i4>
      </vt:variant>
      <vt:variant>
        <vt:i4>0</vt:i4>
      </vt:variant>
      <vt:variant>
        <vt:i4>5</vt:i4>
      </vt:variant>
      <vt:variant>
        <vt:lpwstr/>
      </vt:variant>
      <vt:variant>
        <vt:lpwstr>_Toc121333358</vt:lpwstr>
      </vt:variant>
      <vt:variant>
        <vt:i4>1048624</vt:i4>
      </vt:variant>
      <vt:variant>
        <vt:i4>44</vt:i4>
      </vt:variant>
      <vt:variant>
        <vt:i4>0</vt:i4>
      </vt:variant>
      <vt:variant>
        <vt:i4>5</vt:i4>
      </vt:variant>
      <vt:variant>
        <vt:lpwstr/>
      </vt:variant>
      <vt:variant>
        <vt:lpwstr>_Toc121333357</vt:lpwstr>
      </vt:variant>
      <vt:variant>
        <vt:i4>1048624</vt:i4>
      </vt:variant>
      <vt:variant>
        <vt:i4>38</vt:i4>
      </vt:variant>
      <vt:variant>
        <vt:i4>0</vt:i4>
      </vt:variant>
      <vt:variant>
        <vt:i4>5</vt:i4>
      </vt:variant>
      <vt:variant>
        <vt:lpwstr/>
      </vt:variant>
      <vt:variant>
        <vt:lpwstr>_Toc121333356</vt:lpwstr>
      </vt:variant>
      <vt:variant>
        <vt:i4>1048624</vt:i4>
      </vt:variant>
      <vt:variant>
        <vt:i4>32</vt:i4>
      </vt:variant>
      <vt:variant>
        <vt:i4>0</vt:i4>
      </vt:variant>
      <vt:variant>
        <vt:i4>5</vt:i4>
      </vt:variant>
      <vt:variant>
        <vt:lpwstr/>
      </vt:variant>
      <vt:variant>
        <vt:lpwstr>_Toc121333355</vt:lpwstr>
      </vt:variant>
      <vt:variant>
        <vt:i4>1048624</vt:i4>
      </vt:variant>
      <vt:variant>
        <vt:i4>26</vt:i4>
      </vt:variant>
      <vt:variant>
        <vt:i4>0</vt:i4>
      </vt:variant>
      <vt:variant>
        <vt:i4>5</vt:i4>
      </vt:variant>
      <vt:variant>
        <vt:lpwstr/>
      </vt:variant>
      <vt:variant>
        <vt:lpwstr>_Toc121333354</vt:lpwstr>
      </vt:variant>
      <vt:variant>
        <vt:i4>1048624</vt:i4>
      </vt:variant>
      <vt:variant>
        <vt:i4>20</vt:i4>
      </vt:variant>
      <vt:variant>
        <vt:i4>0</vt:i4>
      </vt:variant>
      <vt:variant>
        <vt:i4>5</vt:i4>
      </vt:variant>
      <vt:variant>
        <vt:lpwstr/>
      </vt:variant>
      <vt:variant>
        <vt:lpwstr>_Toc121333353</vt:lpwstr>
      </vt:variant>
      <vt:variant>
        <vt:i4>1048624</vt:i4>
      </vt:variant>
      <vt:variant>
        <vt:i4>14</vt:i4>
      </vt:variant>
      <vt:variant>
        <vt:i4>0</vt:i4>
      </vt:variant>
      <vt:variant>
        <vt:i4>5</vt:i4>
      </vt:variant>
      <vt:variant>
        <vt:lpwstr/>
      </vt:variant>
      <vt:variant>
        <vt:lpwstr>_Toc121333352</vt:lpwstr>
      </vt:variant>
      <vt:variant>
        <vt:i4>1048624</vt:i4>
      </vt:variant>
      <vt:variant>
        <vt:i4>8</vt:i4>
      </vt:variant>
      <vt:variant>
        <vt:i4>0</vt:i4>
      </vt:variant>
      <vt:variant>
        <vt:i4>5</vt:i4>
      </vt:variant>
      <vt:variant>
        <vt:lpwstr/>
      </vt:variant>
      <vt:variant>
        <vt:lpwstr>_Toc121333351</vt:lpwstr>
      </vt:variant>
      <vt:variant>
        <vt:i4>1048624</vt:i4>
      </vt:variant>
      <vt:variant>
        <vt:i4>2</vt:i4>
      </vt:variant>
      <vt:variant>
        <vt:i4>0</vt:i4>
      </vt:variant>
      <vt:variant>
        <vt:i4>5</vt:i4>
      </vt:variant>
      <vt:variant>
        <vt:lpwstr/>
      </vt:variant>
      <vt:variant>
        <vt:lpwstr>_Toc121333350</vt:lpwstr>
      </vt:variant>
      <vt:variant>
        <vt:i4>4128862</vt:i4>
      </vt:variant>
      <vt:variant>
        <vt:i4>3</vt:i4>
      </vt:variant>
      <vt:variant>
        <vt:i4>0</vt:i4>
      </vt:variant>
      <vt:variant>
        <vt:i4>5</vt:i4>
      </vt:variant>
      <vt:variant>
        <vt:lpwstr>https://aemo.com.au/-/media/files/electricity/wem/procedures/2017/sc_supplementary-reserve-capacity---clean---18apr2017.pdf?la=en&amp;hash=213FE66575961F7AAF953DC916C4B6C7</vt:lpwstr>
      </vt:variant>
      <vt:variant>
        <vt:lpwstr/>
      </vt:variant>
      <vt:variant>
        <vt:i4>3735672</vt:i4>
      </vt:variant>
      <vt:variant>
        <vt:i4>0</vt:i4>
      </vt:variant>
      <vt:variant>
        <vt:i4>0</vt:i4>
      </vt:variant>
      <vt:variant>
        <vt:i4>5</vt:i4>
      </vt:variant>
      <vt:variant>
        <vt:lpwstr>https://www.erawa.com.au/cproot/22440/2/AAI---Attachment-6.3---Estimation-of-value-of-customer-reliability-for-Western-Power-s-network.pdf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Price</dc:creator>
  <cp:keywords/>
  <dc:description/>
  <cp:lastModifiedBy>Toby Price</cp:lastModifiedBy>
  <cp:revision>46</cp:revision>
  <cp:lastPrinted>2022-12-11T08:32:00Z</cp:lastPrinted>
  <dcterms:created xsi:type="dcterms:W3CDTF">2022-12-15T11:19:00Z</dcterms:created>
  <dcterms:modified xsi:type="dcterms:W3CDTF">2022-12-15T06:00:00Z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0x0101002F0B48F8F4F7904196E710056827A09600E426F834FC52494BAF426EA63CFE1860</vt:lpwstr>
  </property>
  <property fmtid="{D5CDD505-2E9C-101B-9397-08002B2CF9AE}" pid="3" name="TaxKeyword">
    <vt:lpwstr/>
  </property>
  <property fmtid="{D5CDD505-2E9C-101B-9397-08002B2CF9AE}" pid="4" name="AEMO Collaboration Document Type">
    <vt:lpwstr/>
  </property>
  <property fmtid="{D5CDD505-2E9C-101B-9397-08002B2CF9AE}" pid="5" name="AEMO_x0020_Function">
    <vt:lpwstr/>
  </property>
  <property fmtid="{D5CDD505-2E9C-101B-9397-08002B2CF9AE}" pid="6" name="AEMO_x0020_Communication_x0020_Document_x0020_Type">
    <vt:lpwstr/>
  </property>
  <property fmtid="{D5CDD505-2E9C-101B-9397-08002B2CF9AE}" pid="7" name="ComplianceAssetId">
    <vt:lpwstr/>
  </property>
  <property fmtid="{D5CDD505-2E9C-101B-9397-08002B2CF9AE}" pid="8" name="m671165320884f7ab8530393ea2acb12">
    <vt:lpwstr/>
  </property>
  <property fmtid="{D5CDD505-2E9C-101B-9397-08002B2CF9AE}" pid="9" name="ma1bb98e8d1d4d258b03ca00f5eacbff">
    <vt:lpwstr/>
  </property>
  <property fmtid="{D5CDD505-2E9C-101B-9397-08002B2CF9AE}" pid="10" name="_ExtendedDescription">
    <vt:lpwstr/>
  </property>
  <property fmtid="{D5CDD505-2E9C-101B-9397-08002B2CF9AE}" pid="11" name="TriggerFlowInfo">
    <vt:lpwstr/>
  </property>
  <property fmtid="{D5CDD505-2E9C-101B-9397-08002B2CF9AE}" pid="12" name="AEMO Function">
    <vt:lpwstr/>
  </property>
  <property fmtid="{D5CDD505-2E9C-101B-9397-08002B2CF9AE}" pid="13" name="AEMO Communication Document Type">
    <vt:lpwstr/>
  </property>
  <property fmtid="{D5CDD505-2E9C-101B-9397-08002B2CF9AE}" pid="14" name="SharedWithUsers">
    <vt:lpwstr>32;#Moayed Moghbel</vt:lpwstr>
  </property>
  <property fmtid="{D5CDD505-2E9C-101B-9397-08002B2CF9AE}" pid="15" name="MediaServiceImageTags">
    <vt:lpwstr/>
  </property>
  <property fmtid="{D5CDD505-2E9C-101B-9397-08002B2CF9AE}" pid="16" name="lcf76f155ced4ddcb4097134ff3c332f">
    <vt:lpwstr/>
  </property>
</Properties>
</file>